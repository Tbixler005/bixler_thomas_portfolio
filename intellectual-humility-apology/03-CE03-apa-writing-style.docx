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1E470DE" w14:textId="466BEB0C" w:rsidR="00DD345C" w:rsidRPr="0000585A" w:rsidRDefault="00733DF0" w:rsidP="007C6ADE">
      <w:pPr>
        <w:pStyle w:val="Heading1"/>
        <w:spacing w:before="0" w:after="0"/>
        <w:jc w:val="center"/>
        <w:rPr>
          <w:rFonts w:ascii="Times New Roman" w:hAnsi="Times New Roman" w:cs="Times New Roman"/>
          <w:b w:val="0"/>
          <w:color w:val="365F91" w:themeColor="accent1" w:themeShade="BF"/>
          <w:sz w:val="24"/>
          <w:szCs w:val="24"/>
        </w:rPr>
      </w:pPr>
      <w:r w:rsidRPr="0000585A">
        <w:rPr>
          <w:rFonts w:ascii="Times New Roman" w:hAnsi="Times New Roman" w:cs="Times New Roman"/>
          <w:b w:val="0"/>
          <w:color w:val="365F91" w:themeColor="accent1" w:themeShade="BF"/>
          <w:sz w:val="24"/>
          <w:szCs w:val="24"/>
        </w:rPr>
        <w:t>Class Exercise</w:t>
      </w:r>
      <w:r w:rsidR="6B11CD9E" w:rsidRPr="0000585A">
        <w:rPr>
          <w:rFonts w:ascii="Times New Roman" w:hAnsi="Times New Roman" w:cs="Times New Roman"/>
          <w:b w:val="0"/>
          <w:color w:val="365F91" w:themeColor="accent1" w:themeShade="BF"/>
          <w:sz w:val="24"/>
          <w:szCs w:val="24"/>
        </w:rPr>
        <w:t xml:space="preserve"> 3:</w:t>
      </w:r>
      <w:r w:rsidR="009442AF" w:rsidRPr="0000585A">
        <w:rPr>
          <w:rFonts w:ascii="Times New Roman" w:hAnsi="Times New Roman" w:cs="Times New Roman"/>
          <w:b w:val="0"/>
          <w:color w:val="365F91" w:themeColor="accent1" w:themeShade="BF"/>
          <w:sz w:val="24"/>
          <w:szCs w:val="24"/>
        </w:rPr>
        <w:t xml:space="preserve"> </w:t>
      </w:r>
      <w:r w:rsidR="00DD345C" w:rsidRPr="0000585A">
        <w:rPr>
          <w:rFonts w:ascii="Times New Roman" w:hAnsi="Times New Roman" w:cs="Times New Roman"/>
          <w:b w:val="0"/>
          <w:color w:val="365F91" w:themeColor="accent1" w:themeShade="BF"/>
          <w:sz w:val="24"/>
          <w:szCs w:val="24"/>
        </w:rPr>
        <w:t>A</w:t>
      </w:r>
      <w:r w:rsidR="00680D67" w:rsidRPr="0000585A">
        <w:rPr>
          <w:rFonts w:ascii="Times New Roman" w:hAnsi="Times New Roman" w:cs="Times New Roman"/>
          <w:b w:val="0"/>
          <w:color w:val="365F91" w:themeColor="accent1" w:themeShade="BF"/>
          <w:sz w:val="24"/>
          <w:szCs w:val="24"/>
        </w:rPr>
        <w:t>PA Writing Style</w:t>
      </w:r>
    </w:p>
    <w:p w14:paraId="6C4F90E8" w14:textId="77777777" w:rsidR="00BE1E45" w:rsidRPr="0000585A" w:rsidRDefault="00BE1E45" w:rsidP="007C6ADE">
      <w:pPr>
        <w:pStyle w:val="Normal1"/>
        <w:spacing w:after="0"/>
        <w:rPr>
          <w:rFonts w:ascii="Times New Roman" w:hAnsi="Times New Roman" w:cs="Times New Roman"/>
          <w:sz w:val="24"/>
          <w:szCs w:val="24"/>
        </w:rPr>
      </w:pPr>
    </w:p>
    <w:p w14:paraId="6C1B4BB3" w14:textId="7146392C" w:rsidR="0000585A" w:rsidRPr="0000585A" w:rsidRDefault="0000585A" w:rsidP="007C6ADE">
      <w:pPr>
        <w:pStyle w:val="Heading2"/>
        <w:spacing w:before="0" w:after="0"/>
        <w:ind w:left="2160" w:hanging="2160"/>
        <w:rPr>
          <w:rFonts w:ascii="Times New Roman" w:hAnsi="Times New Roman" w:cs="Times New Roman"/>
          <w:b w:val="0"/>
          <w:bCs/>
          <w:sz w:val="24"/>
          <w:szCs w:val="24"/>
        </w:rPr>
      </w:pPr>
      <w:r w:rsidRPr="0000585A">
        <w:rPr>
          <w:rFonts w:ascii="Times New Roman" w:hAnsi="Times New Roman" w:cs="Times New Roman"/>
          <w:b w:val="0"/>
          <w:bCs/>
          <w:color w:val="365F91" w:themeColor="accent1" w:themeShade="BF"/>
          <w:sz w:val="24"/>
          <w:szCs w:val="24"/>
        </w:rPr>
        <w:t xml:space="preserve">Description: </w:t>
      </w:r>
      <w:r w:rsidRPr="0000585A">
        <w:rPr>
          <w:rFonts w:ascii="Times New Roman" w:hAnsi="Times New Roman" w:cs="Times New Roman"/>
          <w:b w:val="0"/>
          <w:bCs/>
          <w:color w:val="365F91" w:themeColor="accent1" w:themeShade="BF"/>
          <w:sz w:val="24"/>
          <w:szCs w:val="24"/>
        </w:rPr>
        <w:tab/>
      </w:r>
      <w:r w:rsidRPr="0000585A">
        <w:rPr>
          <w:rFonts w:ascii="Times New Roman" w:hAnsi="Times New Roman" w:cs="Times New Roman"/>
          <w:b w:val="0"/>
          <w:bCs/>
          <w:sz w:val="24"/>
          <w:szCs w:val="24"/>
        </w:rPr>
        <w:t xml:space="preserve">APA (American Psychology Association) formatting is the standard writing style used for most scientific psychological papers published. In this class, it is important that we understand the </w:t>
      </w:r>
      <w:r w:rsidRPr="0000585A">
        <w:rPr>
          <w:rFonts w:ascii="Times New Roman" w:hAnsi="Times New Roman" w:cs="Times New Roman"/>
          <w:b w:val="0"/>
          <w:bCs/>
          <w:i/>
          <w:iCs/>
          <w:sz w:val="24"/>
          <w:szCs w:val="24"/>
        </w:rPr>
        <w:t>why</w:t>
      </w:r>
      <w:r w:rsidRPr="0000585A">
        <w:rPr>
          <w:rFonts w:ascii="Times New Roman" w:hAnsi="Times New Roman" w:cs="Times New Roman"/>
          <w:b w:val="0"/>
          <w:bCs/>
          <w:sz w:val="24"/>
          <w:szCs w:val="24"/>
        </w:rPr>
        <w:t xml:space="preserve"> behind why APA formatting is used as a common language to disseminate findings, and how accessibility is important for both the writer and reader of APA papers. You will never need to memorize APA “rules”; rather we will have numerous opportunities in this course to practice APA writing style. The purpose of this homework is to identify and correct APA errors so that you do not commit them in your writing.</w:t>
      </w:r>
    </w:p>
    <w:p w14:paraId="41523AC8" w14:textId="77777777" w:rsidR="0000585A" w:rsidRPr="0000585A" w:rsidRDefault="0000585A" w:rsidP="007C6ADE">
      <w:pPr>
        <w:pStyle w:val="Normal1"/>
        <w:spacing w:after="0"/>
        <w:rPr>
          <w:rFonts w:ascii="Times New Roman" w:hAnsi="Times New Roman" w:cs="Times New Roman"/>
          <w:sz w:val="24"/>
          <w:szCs w:val="24"/>
        </w:rPr>
      </w:pPr>
    </w:p>
    <w:p w14:paraId="43701BCE" w14:textId="57D99E33" w:rsidR="0000585A" w:rsidRPr="0000585A" w:rsidRDefault="00BE1E45" w:rsidP="007C6ADE">
      <w:pPr>
        <w:pStyle w:val="Heading2"/>
        <w:spacing w:before="0" w:after="0"/>
        <w:ind w:left="2160" w:hanging="2160"/>
        <w:rPr>
          <w:rFonts w:ascii="Times New Roman" w:hAnsi="Times New Roman" w:cs="Times New Roman"/>
          <w:b w:val="0"/>
          <w:bCs/>
          <w:sz w:val="24"/>
          <w:szCs w:val="24"/>
        </w:rPr>
      </w:pPr>
      <w:r w:rsidRPr="0000585A">
        <w:rPr>
          <w:rFonts w:ascii="Times New Roman" w:hAnsi="Times New Roman" w:cs="Times New Roman"/>
          <w:b w:val="0"/>
          <w:bCs/>
          <w:color w:val="365F91" w:themeColor="accent1" w:themeShade="BF"/>
          <w:sz w:val="24"/>
          <w:szCs w:val="24"/>
        </w:rPr>
        <w:t>I</w:t>
      </w:r>
      <w:r w:rsidR="007E46B9" w:rsidRPr="0000585A">
        <w:rPr>
          <w:rFonts w:ascii="Times New Roman" w:hAnsi="Times New Roman" w:cs="Times New Roman"/>
          <w:b w:val="0"/>
          <w:bCs/>
          <w:color w:val="365F91" w:themeColor="accent1" w:themeShade="BF"/>
          <w:sz w:val="24"/>
          <w:szCs w:val="24"/>
        </w:rPr>
        <w:t>nstruction</w:t>
      </w:r>
      <w:r w:rsidRPr="0000585A">
        <w:rPr>
          <w:rFonts w:ascii="Times New Roman" w:hAnsi="Times New Roman" w:cs="Times New Roman"/>
          <w:b w:val="0"/>
          <w:bCs/>
          <w:color w:val="365F91" w:themeColor="accent1" w:themeShade="BF"/>
          <w:sz w:val="24"/>
          <w:szCs w:val="24"/>
        </w:rPr>
        <w:t>s</w:t>
      </w:r>
      <w:r w:rsidR="007E46B9" w:rsidRPr="0000585A">
        <w:rPr>
          <w:rFonts w:ascii="Times New Roman" w:hAnsi="Times New Roman" w:cs="Times New Roman"/>
          <w:b w:val="0"/>
          <w:bCs/>
          <w:color w:val="365F91" w:themeColor="accent1" w:themeShade="BF"/>
          <w:sz w:val="24"/>
          <w:szCs w:val="24"/>
        </w:rPr>
        <w:t xml:space="preserve">: </w:t>
      </w:r>
      <w:r w:rsidR="009442AF" w:rsidRPr="0000585A">
        <w:rPr>
          <w:rFonts w:ascii="Times New Roman" w:hAnsi="Times New Roman" w:cs="Times New Roman"/>
          <w:b w:val="0"/>
          <w:bCs/>
          <w:sz w:val="24"/>
          <w:szCs w:val="24"/>
        </w:rPr>
        <w:tab/>
      </w:r>
      <w:r w:rsidR="0000585A" w:rsidRPr="0000585A">
        <w:rPr>
          <w:rFonts w:ascii="Times New Roman" w:hAnsi="Times New Roman" w:cs="Times New Roman"/>
          <w:sz w:val="24"/>
          <w:szCs w:val="24"/>
        </w:rPr>
        <w:t xml:space="preserve">View </w:t>
      </w:r>
      <w:r w:rsidR="0000585A" w:rsidRPr="0000585A">
        <w:rPr>
          <w:rFonts w:ascii="Times New Roman" w:hAnsi="Times New Roman" w:cs="Times New Roman"/>
          <w:b w:val="0"/>
          <w:bCs/>
          <w:sz w:val="24"/>
          <w:szCs w:val="24"/>
        </w:rPr>
        <w:t xml:space="preserve">the APA resources provided on Canvas by your instructor. </w:t>
      </w:r>
    </w:p>
    <w:p w14:paraId="5180DE36" w14:textId="77777777" w:rsidR="0000585A" w:rsidRDefault="0000585A" w:rsidP="007C6ADE">
      <w:pPr>
        <w:pStyle w:val="Heading2"/>
        <w:spacing w:before="0" w:after="0"/>
        <w:ind w:left="2160" w:hanging="2160"/>
        <w:rPr>
          <w:rFonts w:ascii="Times New Roman" w:hAnsi="Times New Roman" w:cs="Times New Roman"/>
          <w:b w:val="0"/>
          <w:bCs/>
          <w:sz w:val="24"/>
          <w:szCs w:val="24"/>
        </w:rPr>
      </w:pPr>
    </w:p>
    <w:p w14:paraId="53BFEEF8" w14:textId="3EE77BB0" w:rsidR="00BE1E45" w:rsidRPr="0000585A" w:rsidRDefault="00A037F6" w:rsidP="007C6ADE">
      <w:pPr>
        <w:pStyle w:val="Heading2"/>
        <w:spacing w:before="0" w:after="0"/>
        <w:ind w:left="2160"/>
        <w:rPr>
          <w:rFonts w:ascii="Times New Roman" w:eastAsia="Times New Roman" w:hAnsi="Times New Roman" w:cs="Times New Roman"/>
          <w:b w:val="0"/>
          <w:bCs/>
          <w:sz w:val="24"/>
          <w:szCs w:val="24"/>
        </w:rPr>
      </w:pPr>
      <w:r w:rsidRPr="0000585A">
        <w:rPr>
          <w:rFonts w:ascii="Times New Roman" w:eastAsia="Times New Roman" w:hAnsi="Times New Roman" w:cs="Times New Roman"/>
          <w:sz w:val="24"/>
          <w:szCs w:val="24"/>
        </w:rPr>
        <w:t>Revise</w:t>
      </w:r>
      <w:r w:rsidR="00680D67" w:rsidRPr="0000585A">
        <w:rPr>
          <w:rFonts w:ascii="Times New Roman" w:eastAsia="Times New Roman" w:hAnsi="Times New Roman" w:cs="Times New Roman"/>
          <w:b w:val="0"/>
          <w:bCs/>
          <w:sz w:val="24"/>
          <w:szCs w:val="24"/>
        </w:rPr>
        <w:t xml:space="preserve"> </w:t>
      </w:r>
      <w:r w:rsidR="00BE1E45" w:rsidRPr="0000585A">
        <w:rPr>
          <w:rFonts w:ascii="Times New Roman" w:eastAsia="Times New Roman" w:hAnsi="Times New Roman" w:cs="Times New Roman"/>
          <w:b w:val="0"/>
          <w:bCs/>
          <w:sz w:val="24"/>
          <w:szCs w:val="24"/>
        </w:rPr>
        <w:t>the following pages</w:t>
      </w:r>
      <w:r w:rsidRPr="0000585A">
        <w:rPr>
          <w:rFonts w:ascii="Times New Roman" w:eastAsia="Times New Roman" w:hAnsi="Times New Roman" w:cs="Times New Roman"/>
          <w:b w:val="0"/>
          <w:bCs/>
          <w:sz w:val="24"/>
          <w:szCs w:val="24"/>
        </w:rPr>
        <w:t xml:space="preserve"> </w:t>
      </w:r>
      <w:r w:rsidR="00BE1E45" w:rsidRPr="0000585A">
        <w:rPr>
          <w:rFonts w:ascii="Times New Roman" w:eastAsia="Times New Roman" w:hAnsi="Times New Roman" w:cs="Times New Roman"/>
          <w:b w:val="0"/>
          <w:bCs/>
          <w:sz w:val="24"/>
          <w:szCs w:val="24"/>
        </w:rPr>
        <w:t xml:space="preserve">by identifying and </w:t>
      </w:r>
      <w:r w:rsidR="009870F6" w:rsidRPr="0000585A">
        <w:rPr>
          <w:rFonts w:ascii="Times New Roman" w:eastAsia="Times New Roman" w:hAnsi="Times New Roman" w:cs="Times New Roman"/>
          <w:b w:val="0"/>
          <w:bCs/>
          <w:sz w:val="24"/>
          <w:szCs w:val="24"/>
        </w:rPr>
        <w:t>fixing</w:t>
      </w:r>
      <w:r w:rsidR="00BE1E45" w:rsidRPr="0000585A">
        <w:rPr>
          <w:rFonts w:ascii="Times New Roman" w:eastAsia="Times New Roman" w:hAnsi="Times New Roman" w:cs="Times New Roman"/>
          <w:b w:val="0"/>
          <w:bCs/>
          <w:sz w:val="24"/>
          <w:szCs w:val="24"/>
        </w:rPr>
        <w:t xml:space="preserve"> errors in APA formatting</w:t>
      </w:r>
      <w:r w:rsidRPr="0000585A">
        <w:rPr>
          <w:rFonts w:ascii="Times New Roman" w:eastAsia="Times New Roman" w:hAnsi="Times New Roman" w:cs="Times New Roman"/>
          <w:b w:val="0"/>
          <w:bCs/>
          <w:sz w:val="24"/>
          <w:szCs w:val="24"/>
        </w:rPr>
        <w:t xml:space="preserve"> within the writing</w:t>
      </w:r>
      <w:r w:rsidR="00BE1E45" w:rsidRPr="0000585A">
        <w:rPr>
          <w:rFonts w:ascii="Times New Roman" w:eastAsia="Times New Roman" w:hAnsi="Times New Roman" w:cs="Times New Roman"/>
          <w:b w:val="0"/>
          <w:bCs/>
          <w:sz w:val="24"/>
          <w:szCs w:val="24"/>
        </w:rPr>
        <w:t>, includ</w:t>
      </w:r>
      <w:r w:rsidR="009870F6" w:rsidRPr="0000585A">
        <w:rPr>
          <w:rFonts w:ascii="Times New Roman" w:eastAsia="Times New Roman" w:hAnsi="Times New Roman" w:cs="Times New Roman"/>
          <w:b w:val="0"/>
          <w:bCs/>
          <w:sz w:val="24"/>
          <w:szCs w:val="24"/>
        </w:rPr>
        <w:t xml:space="preserve">ing </w:t>
      </w:r>
      <w:r w:rsidR="00BE1E45" w:rsidRPr="0000585A">
        <w:rPr>
          <w:rFonts w:ascii="Times New Roman" w:eastAsia="Times New Roman" w:hAnsi="Times New Roman" w:cs="Times New Roman"/>
          <w:b w:val="0"/>
          <w:bCs/>
          <w:sz w:val="24"/>
          <w:szCs w:val="24"/>
        </w:rPr>
        <w:t>APA mechanics</w:t>
      </w:r>
      <w:r w:rsidRPr="0000585A">
        <w:rPr>
          <w:rFonts w:ascii="Times New Roman" w:eastAsia="Times New Roman" w:hAnsi="Times New Roman" w:cs="Times New Roman"/>
          <w:b w:val="0"/>
          <w:bCs/>
          <w:sz w:val="24"/>
          <w:szCs w:val="24"/>
        </w:rPr>
        <w:t xml:space="preserve"> (e.g., numeral expression)</w:t>
      </w:r>
      <w:r w:rsidR="00BE1E45" w:rsidRPr="0000585A">
        <w:rPr>
          <w:rFonts w:ascii="Times New Roman" w:eastAsia="Times New Roman" w:hAnsi="Times New Roman" w:cs="Times New Roman"/>
          <w:b w:val="0"/>
          <w:bCs/>
          <w:sz w:val="24"/>
          <w:szCs w:val="24"/>
        </w:rPr>
        <w:t xml:space="preserve"> and appropriate language</w:t>
      </w:r>
      <w:r w:rsidRPr="0000585A">
        <w:rPr>
          <w:rFonts w:ascii="Times New Roman" w:eastAsia="Times New Roman" w:hAnsi="Times New Roman" w:cs="Times New Roman"/>
          <w:b w:val="0"/>
          <w:bCs/>
          <w:sz w:val="24"/>
          <w:szCs w:val="24"/>
        </w:rPr>
        <w:t xml:space="preserve"> (e.g., inclusive language)</w:t>
      </w:r>
      <w:r w:rsidR="00BE1E45" w:rsidRPr="0000585A">
        <w:rPr>
          <w:rFonts w:ascii="Times New Roman" w:eastAsia="Times New Roman" w:hAnsi="Times New Roman" w:cs="Times New Roman"/>
          <w:b w:val="0"/>
          <w:bCs/>
          <w:sz w:val="24"/>
          <w:szCs w:val="24"/>
        </w:rPr>
        <w:t>.</w:t>
      </w:r>
    </w:p>
    <w:p w14:paraId="705DAA2C" w14:textId="77777777" w:rsidR="00BE1E45" w:rsidRPr="0000585A" w:rsidRDefault="00BE1E45" w:rsidP="007C6ADE">
      <w:pPr>
        <w:pStyle w:val="Heading2"/>
        <w:spacing w:before="0" w:after="0"/>
        <w:ind w:left="2160" w:hanging="2160"/>
        <w:rPr>
          <w:rFonts w:ascii="Times New Roman" w:hAnsi="Times New Roman" w:cs="Times New Roman"/>
          <w:b w:val="0"/>
          <w:bCs/>
          <w:color w:val="365F91" w:themeColor="accent1" w:themeShade="BF"/>
          <w:sz w:val="24"/>
          <w:szCs w:val="24"/>
        </w:rPr>
      </w:pPr>
    </w:p>
    <w:p w14:paraId="30D48B96" w14:textId="5467F526" w:rsidR="00DD345C" w:rsidRPr="0000585A" w:rsidRDefault="00DD345C" w:rsidP="007C6ADE">
      <w:pPr>
        <w:pStyle w:val="Heading2"/>
        <w:spacing w:before="0" w:after="0"/>
        <w:ind w:left="2160" w:hanging="2160"/>
        <w:rPr>
          <w:rFonts w:ascii="Times New Roman" w:eastAsia="Times New Roman" w:hAnsi="Times New Roman" w:cs="Times New Roman"/>
          <w:b w:val="0"/>
          <w:bCs/>
          <w:sz w:val="24"/>
          <w:szCs w:val="24"/>
        </w:rPr>
      </w:pPr>
      <w:r w:rsidRPr="0000585A">
        <w:rPr>
          <w:rFonts w:ascii="Times New Roman" w:hAnsi="Times New Roman" w:cs="Times New Roman"/>
          <w:b w:val="0"/>
          <w:bCs/>
          <w:color w:val="365F91" w:themeColor="accent1" w:themeShade="BF"/>
          <w:sz w:val="24"/>
          <w:szCs w:val="24"/>
        </w:rPr>
        <w:t xml:space="preserve">Requirements: </w:t>
      </w:r>
      <w:r w:rsidR="003D57F0" w:rsidRPr="0000585A">
        <w:rPr>
          <w:rFonts w:ascii="Times New Roman" w:hAnsi="Times New Roman" w:cs="Times New Roman"/>
          <w:b w:val="0"/>
          <w:bCs/>
          <w:color w:val="365F91" w:themeColor="accent1" w:themeShade="BF"/>
          <w:sz w:val="24"/>
          <w:szCs w:val="24"/>
        </w:rPr>
        <w:tab/>
      </w:r>
      <w:r w:rsidRPr="0000585A">
        <w:rPr>
          <w:rFonts w:ascii="Times New Roman" w:hAnsi="Times New Roman" w:cs="Times New Roman"/>
          <w:b w:val="0"/>
          <w:bCs/>
          <w:sz w:val="24"/>
          <w:szCs w:val="24"/>
        </w:rPr>
        <w:t xml:space="preserve">To successfully complete this </w:t>
      </w:r>
      <w:r w:rsidR="00BA6A94" w:rsidRPr="0000585A">
        <w:rPr>
          <w:rFonts w:ascii="Times New Roman" w:hAnsi="Times New Roman" w:cs="Times New Roman"/>
          <w:b w:val="0"/>
          <w:bCs/>
          <w:sz w:val="24"/>
          <w:szCs w:val="24"/>
        </w:rPr>
        <w:t>exercise</w:t>
      </w:r>
      <w:r w:rsidRPr="0000585A">
        <w:rPr>
          <w:rFonts w:ascii="Times New Roman" w:hAnsi="Times New Roman" w:cs="Times New Roman"/>
          <w:b w:val="0"/>
          <w:bCs/>
          <w:sz w:val="24"/>
          <w:szCs w:val="24"/>
        </w:rPr>
        <w:t xml:space="preserve">, you are </w:t>
      </w:r>
      <w:r w:rsidR="003D57F0" w:rsidRPr="0000585A">
        <w:rPr>
          <w:rFonts w:ascii="Times New Roman" w:hAnsi="Times New Roman" w:cs="Times New Roman"/>
          <w:b w:val="0"/>
          <w:bCs/>
          <w:sz w:val="24"/>
          <w:szCs w:val="24"/>
        </w:rPr>
        <w:t>required to:</w:t>
      </w:r>
    </w:p>
    <w:p w14:paraId="0251F454" w14:textId="04A6C476" w:rsidR="00A037F6" w:rsidRPr="0000585A" w:rsidRDefault="00BE1E45" w:rsidP="007C6ADE">
      <w:pPr>
        <w:pStyle w:val="ListParagraph"/>
        <w:numPr>
          <w:ilvl w:val="0"/>
          <w:numId w:val="8"/>
        </w:numPr>
        <w:rPr>
          <w:rFonts w:ascii="Times New Roman" w:hAnsi="Times New Roman"/>
        </w:rPr>
      </w:pPr>
      <w:r w:rsidRPr="0000585A">
        <w:rPr>
          <w:rFonts w:ascii="Times New Roman" w:hAnsi="Times New Roman"/>
          <w:b/>
          <w:bCs/>
        </w:rPr>
        <w:t>Edit</w:t>
      </w:r>
      <w:r w:rsidR="003D57F0" w:rsidRPr="0000585A">
        <w:rPr>
          <w:rFonts w:ascii="Times New Roman" w:hAnsi="Times New Roman"/>
        </w:rPr>
        <w:t xml:space="preserve"> </w:t>
      </w:r>
      <w:r w:rsidR="00A037F6" w:rsidRPr="0000585A">
        <w:rPr>
          <w:rFonts w:ascii="Times New Roman" w:hAnsi="Times New Roman"/>
        </w:rPr>
        <w:t>your changes directly within the document and/or by creating a comment for each change necessary</w:t>
      </w:r>
    </w:p>
    <w:p w14:paraId="03E5C2FC" w14:textId="3DB941CD" w:rsidR="00BE1E45" w:rsidRPr="0000585A" w:rsidRDefault="00A037F6" w:rsidP="007C6ADE">
      <w:pPr>
        <w:pStyle w:val="ListParagraph"/>
        <w:numPr>
          <w:ilvl w:val="1"/>
          <w:numId w:val="8"/>
        </w:numPr>
        <w:rPr>
          <w:rFonts w:ascii="Times New Roman" w:hAnsi="Times New Roman"/>
        </w:rPr>
      </w:pPr>
      <w:r w:rsidRPr="0000585A">
        <w:rPr>
          <w:rFonts w:ascii="Times New Roman" w:hAnsi="Times New Roman"/>
        </w:rPr>
        <w:t xml:space="preserve">turn on </w:t>
      </w:r>
      <w:r w:rsidR="00BE1E45" w:rsidRPr="0000585A">
        <w:rPr>
          <w:rFonts w:ascii="Times New Roman" w:hAnsi="Times New Roman"/>
        </w:rPr>
        <w:t>“track changes” for markups in your word document (for Word: click “Review” -&gt; “Tracking” -&gt; Track Change “On”; for Pages: click “Edit” -&gt; “Track changes”)</w:t>
      </w:r>
    </w:p>
    <w:p w14:paraId="72BA4CE4" w14:textId="2642F9BE" w:rsidR="00A037F6" w:rsidRPr="0000585A" w:rsidRDefault="00A037F6" w:rsidP="007C6ADE">
      <w:pPr>
        <w:pStyle w:val="ListParagraph"/>
        <w:numPr>
          <w:ilvl w:val="1"/>
          <w:numId w:val="8"/>
        </w:numPr>
        <w:rPr>
          <w:rFonts w:ascii="Times New Roman" w:hAnsi="Times New Roman"/>
        </w:rPr>
      </w:pPr>
      <w:r w:rsidRPr="0000585A">
        <w:rPr>
          <w:rFonts w:ascii="Times New Roman" w:hAnsi="Times New Roman"/>
        </w:rPr>
        <w:t xml:space="preserve">please revise by making changes </w:t>
      </w:r>
      <w:r w:rsidR="009870F6" w:rsidRPr="0000585A">
        <w:rPr>
          <w:rFonts w:ascii="Times New Roman" w:hAnsi="Times New Roman"/>
        </w:rPr>
        <w:t xml:space="preserve">to each of the </w:t>
      </w:r>
      <w:r w:rsidR="000D5031" w:rsidRPr="0000585A">
        <w:rPr>
          <w:rFonts w:ascii="Times New Roman" w:hAnsi="Times New Roman"/>
        </w:rPr>
        <w:t>sections</w:t>
      </w:r>
      <w:r w:rsidR="009870F6" w:rsidRPr="0000585A">
        <w:rPr>
          <w:rFonts w:ascii="Times New Roman" w:hAnsi="Times New Roman"/>
        </w:rPr>
        <w:t xml:space="preserve"> of the class exercise</w:t>
      </w:r>
    </w:p>
    <w:p w14:paraId="62443428" w14:textId="110BFF9A" w:rsidR="00BE1E45" w:rsidRPr="0000585A" w:rsidRDefault="00A037F6" w:rsidP="007C6ADE">
      <w:pPr>
        <w:pStyle w:val="ListParagraph"/>
        <w:numPr>
          <w:ilvl w:val="0"/>
          <w:numId w:val="8"/>
        </w:numPr>
        <w:rPr>
          <w:rFonts w:ascii="Times New Roman" w:hAnsi="Times New Roman"/>
        </w:rPr>
      </w:pPr>
      <w:r w:rsidRPr="0000585A">
        <w:rPr>
          <w:rFonts w:ascii="Times New Roman" w:hAnsi="Times New Roman"/>
          <w:b/>
          <w:bCs/>
        </w:rPr>
        <w:t>Organize</w:t>
      </w:r>
      <w:r w:rsidR="009870F6" w:rsidRPr="0000585A">
        <w:rPr>
          <w:rFonts w:ascii="Times New Roman" w:hAnsi="Times New Roman"/>
        </w:rPr>
        <w:t xml:space="preserve"> (e.g., alphabetize)</w:t>
      </w:r>
      <w:r w:rsidRPr="0000585A">
        <w:rPr>
          <w:rFonts w:ascii="Times New Roman" w:hAnsi="Times New Roman"/>
        </w:rPr>
        <w:t xml:space="preserve"> and</w:t>
      </w:r>
      <w:r w:rsidR="009870F6" w:rsidRPr="0000585A">
        <w:rPr>
          <w:rFonts w:ascii="Times New Roman" w:hAnsi="Times New Roman"/>
        </w:rPr>
        <w:t xml:space="preserve"> </w:t>
      </w:r>
      <w:r w:rsidR="009870F6" w:rsidRPr="0000585A">
        <w:rPr>
          <w:rFonts w:ascii="Times New Roman" w:hAnsi="Times New Roman"/>
          <w:b/>
          <w:bCs/>
        </w:rPr>
        <w:t>fix</w:t>
      </w:r>
      <w:r w:rsidR="009870F6" w:rsidRPr="0000585A">
        <w:rPr>
          <w:rFonts w:ascii="Times New Roman" w:hAnsi="Times New Roman"/>
        </w:rPr>
        <w:t xml:space="preserve"> APA errors within the example Reference page </w:t>
      </w:r>
    </w:p>
    <w:p w14:paraId="2949135A" w14:textId="75C57D7C" w:rsidR="00747FE3" w:rsidRPr="0000585A" w:rsidRDefault="00747FE3" w:rsidP="007C6ADE">
      <w:pPr>
        <w:pStyle w:val="Normal1"/>
        <w:spacing w:after="0" w:line="240" w:lineRule="auto"/>
        <w:jc w:val="center"/>
        <w:rPr>
          <w:rFonts w:ascii="Times New Roman" w:hAnsi="Times New Roman" w:cs="Times New Roman"/>
          <w:sz w:val="24"/>
          <w:szCs w:val="24"/>
        </w:rPr>
      </w:pPr>
    </w:p>
    <w:p w14:paraId="346BE7C6" w14:textId="2AA755CC" w:rsidR="00BE1E45" w:rsidRPr="0000585A" w:rsidRDefault="00BE1E45" w:rsidP="007C6ADE">
      <w:pPr>
        <w:pStyle w:val="Normal1"/>
        <w:spacing w:after="0" w:line="240" w:lineRule="auto"/>
        <w:jc w:val="center"/>
        <w:rPr>
          <w:rFonts w:ascii="Times New Roman" w:hAnsi="Times New Roman" w:cs="Times New Roman"/>
          <w:sz w:val="24"/>
          <w:szCs w:val="24"/>
        </w:rPr>
      </w:pPr>
    </w:p>
    <w:p w14:paraId="709335CB" w14:textId="40B6BC3F" w:rsidR="00BE1E45" w:rsidRPr="0000585A" w:rsidRDefault="00BE1E45" w:rsidP="007C6ADE">
      <w:pPr>
        <w:pStyle w:val="Normal1"/>
        <w:spacing w:after="0" w:line="240" w:lineRule="auto"/>
        <w:rPr>
          <w:rFonts w:ascii="Times New Roman" w:hAnsi="Times New Roman" w:cs="Times New Roman"/>
          <w:sz w:val="24"/>
          <w:szCs w:val="24"/>
        </w:rPr>
      </w:pPr>
      <w:r w:rsidRPr="0000585A">
        <w:rPr>
          <w:rFonts w:ascii="Times New Roman" w:hAnsi="Times New Roman" w:cs="Times New Roman"/>
          <w:sz w:val="24"/>
          <w:szCs w:val="24"/>
        </w:rPr>
        <w:t xml:space="preserve">Please use a </w:t>
      </w:r>
      <w:r w:rsidR="00230A6D">
        <w:rPr>
          <w:rFonts w:ascii="Times New Roman" w:hAnsi="Times New Roman" w:cs="Times New Roman"/>
          <w:b/>
          <w:bCs/>
          <w:sz w:val="24"/>
          <w:szCs w:val="24"/>
        </w:rPr>
        <w:t>Word</w:t>
      </w:r>
      <w:r w:rsidRPr="0000585A">
        <w:rPr>
          <w:rFonts w:ascii="Times New Roman" w:hAnsi="Times New Roman" w:cs="Times New Roman"/>
          <w:sz w:val="24"/>
          <w:szCs w:val="24"/>
        </w:rPr>
        <w:t xml:space="preserve"> to complete this </w:t>
      </w:r>
      <w:r w:rsidR="00233188" w:rsidRPr="0000585A">
        <w:rPr>
          <w:rFonts w:ascii="Times New Roman" w:hAnsi="Times New Roman" w:cs="Times New Roman"/>
          <w:sz w:val="24"/>
          <w:szCs w:val="24"/>
        </w:rPr>
        <w:t>exercise</w:t>
      </w:r>
      <w:r w:rsidR="00230A6D">
        <w:rPr>
          <w:rFonts w:ascii="Times New Roman" w:hAnsi="Times New Roman" w:cs="Times New Roman"/>
          <w:sz w:val="24"/>
          <w:szCs w:val="24"/>
        </w:rPr>
        <w:t xml:space="preserve"> (as well as all class exercises and assignments)</w:t>
      </w:r>
      <w:r w:rsidRPr="0000585A">
        <w:rPr>
          <w:rFonts w:ascii="Times New Roman" w:hAnsi="Times New Roman" w:cs="Times New Roman"/>
          <w:sz w:val="24"/>
          <w:szCs w:val="24"/>
        </w:rPr>
        <w:t>.</w:t>
      </w:r>
    </w:p>
    <w:p w14:paraId="069A8E88" w14:textId="77777777" w:rsidR="00BE1E45" w:rsidRPr="0000585A" w:rsidRDefault="00BE1E45" w:rsidP="007C6ADE">
      <w:pPr>
        <w:pStyle w:val="Normal1"/>
        <w:spacing w:after="0" w:line="240" w:lineRule="auto"/>
        <w:jc w:val="center"/>
        <w:rPr>
          <w:rFonts w:ascii="Times New Roman" w:hAnsi="Times New Roman" w:cs="Times New Roman"/>
          <w:bCs/>
          <w:sz w:val="24"/>
          <w:szCs w:val="24"/>
        </w:rPr>
      </w:pPr>
    </w:p>
    <w:p w14:paraId="7396A153" w14:textId="16F1DE34" w:rsidR="009442AF" w:rsidRPr="0000585A" w:rsidRDefault="00747FE3" w:rsidP="007C6ADE">
      <w:pPr>
        <w:pStyle w:val="Normal1"/>
        <w:spacing w:after="0" w:line="240" w:lineRule="auto"/>
        <w:jc w:val="center"/>
        <w:rPr>
          <w:rFonts w:ascii="Times New Roman" w:hAnsi="Times New Roman" w:cs="Times New Roman"/>
          <w:bCs/>
          <w:sz w:val="24"/>
          <w:szCs w:val="24"/>
        </w:rPr>
      </w:pPr>
      <w:r w:rsidRPr="0000585A">
        <w:rPr>
          <w:rFonts w:ascii="Times New Roman" w:hAnsi="Times New Roman" w:cs="Times New Roman"/>
          <w:bCs/>
          <w:sz w:val="24"/>
          <w:szCs w:val="24"/>
        </w:rPr>
        <w:t>-</w:t>
      </w:r>
      <w:r w:rsidRPr="0000585A">
        <w:rPr>
          <w:rFonts w:ascii="Times New Roman" w:hAnsi="Times New Roman" w:cs="Times New Roman"/>
          <w:bCs/>
          <w:sz w:val="24"/>
          <w:szCs w:val="24"/>
        </w:rPr>
        <w:tab/>
        <w:t>-</w:t>
      </w:r>
      <w:r w:rsidRPr="0000585A">
        <w:rPr>
          <w:rFonts w:ascii="Times New Roman" w:hAnsi="Times New Roman" w:cs="Times New Roman"/>
          <w:bCs/>
          <w:sz w:val="24"/>
          <w:szCs w:val="24"/>
        </w:rPr>
        <w:tab/>
        <w:t>-</w:t>
      </w:r>
      <w:r w:rsidRPr="0000585A">
        <w:rPr>
          <w:rFonts w:ascii="Times New Roman" w:hAnsi="Times New Roman" w:cs="Times New Roman"/>
          <w:bCs/>
          <w:sz w:val="24"/>
          <w:szCs w:val="24"/>
        </w:rPr>
        <w:tab/>
        <w:t>-</w:t>
      </w:r>
      <w:r w:rsidRPr="0000585A">
        <w:rPr>
          <w:rFonts w:ascii="Times New Roman" w:hAnsi="Times New Roman" w:cs="Times New Roman"/>
          <w:bCs/>
          <w:sz w:val="24"/>
          <w:szCs w:val="24"/>
        </w:rPr>
        <w:tab/>
        <w:t>-</w:t>
      </w:r>
      <w:r w:rsidRPr="0000585A">
        <w:rPr>
          <w:rFonts w:ascii="Times New Roman" w:hAnsi="Times New Roman" w:cs="Times New Roman"/>
          <w:bCs/>
          <w:sz w:val="24"/>
          <w:szCs w:val="24"/>
        </w:rPr>
        <w:tab/>
        <w:t>-</w:t>
      </w:r>
      <w:r w:rsidRPr="0000585A">
        <w:rPr>
          <w:rFonts w:ascii="Times New Roman" w:hAnsi="Times New Roman" w:cs="Times New Roman"/>
          <w:bCs/>
          <w:sz w:val="24"/>
          <w:szCs w:val="24"/>
        </w:rPr>
        <w:tab/>
        <w:t>-</w:t>
      </w:r>
      <w:r w:rsidRPr="0000585A">
        <w:rPr>
          <w:rFonts w:ascii="Times New Roman" w:hAnsi="Times New Roman" w:cs="Times New Roman"/>
          <w:bCs/>
          <w:sz w:val="24"/>
          <w:szCs w:val="24"/>
        </w:rPr>
        <w:tab/>
        <w:t>-</w:t>
      </w:r>
      <w:r w:rsidRPr="0000585A">
        <w:rPr>
          <w:rFonts w:ascii="Times New Roman" w:hAnsi="Times New Roman" w:cs="Times New Roman"/>
          <w:bCs/>
          <w:sz w:val="24"/>
          <w:szCs w:val="24"/>
        </w:rPr>
        <w:tab/>
        <w:t>-</w:t>
      </w:r>
      <w:r w:rsidRPr="0000585A">
        <w:rPr>
          <w:rFonts w:ascii="Times New Roman" w:hAnsi="Times New Roman" w:cs="Times New Roman"/>
          <w:bCs/>
          <w:sz w:val="24"/>
          <w:szCs w:val="24"/>
        </w:rPr>
        <w:tab/>
        <w:t>-</w:t>
      </w:r>
      <w:r w:rsidRPr="0000585A">
        <w:rPr>
          <w:rFonts w:ascii="Times New Roman" w:hAnsi="Times New Roman" w:cs="Times New Roman"/>
          <w:bCs/>
          <w:sz w:val="24"/>
          <w:szCs w:val="24"/>
        </w:rPr>
        <w:tab/>
        <w:t>-</w:t>
      </w:r>
      <w:r w:rsidRPr="0000585A">
        <w:rPr>
          <w:rFonts w:ascii="Times New Roman" w:hAnsi="Times New Roman" w:cs="Times New Roman"/>
          <w:bCs/>
          <w:sz w:val="24"/>
          <w:szCs w:val="24"/>
        </w:rPr>
        <w:tab/>
        <w:t>-</w:t>
      </w:r>
      <w:r w:rsidRPr="0000585A">
        <w:rPr>
          <w:rFonts w:ascii="Times New Roman" w:hAnsi="Times New Roman" w:cs="Times New Roman"/>
          <w:bCs/>
          <w:sz w:val="24"/>
          <w:szCs w:val="24"/>
        </w:rPr>
        <w:tab/>
        <w:t>-</w:t>
      </w:r>
    </w:p>
    <w:p w14:paraId="55E1037D" w14:textId="592E5696" w:rsidR="00747FE3" w:rsidRPr="0000585A" w:rsidRDefault="00747FE3" w:rsidP="007C6ADE">
      <w:pPr>
        <w:pStyle w:val="Normal1"/>
        <w:spacing w:after="0" w:line="240" w:lineRule="auto"/>
        <w:rPr>
          <w:rFonts w:ascii="Times New Roman" w:hAnsi="Times New Roman" w:cs="Times New Roman"/>
          <w:sz w:val="24"/>
          <w:szCs w:val="24"/>
        </w:rPr>
      </w:pPr>
    </w:p>
    <w:p w14:paraId="3BD122C5" w14:textId="77777777" w:rsidR="00230A6D" w:rsidRDefault="00230A6D" w:rsidP="007C6ADE">
      <w:pPr>
        <w:pStyle w:val="Heading2"/>
        <w:spacing w:before="0" w:after="0"/>
        <w:rPr>
          <w:rFonts w:ascii="Times New Roman" w:hAnsi="Times New Roman" w:cs="Times New Roman"/>
          <w:b w:val="0"/>
          <w:bCs/>
          <w:color w:val="365F91" w:themeColor="accent1" w:themeShade="BF"/>
          <w:sz w:val="24"/>
          <w:szCs w:val="24"/>
        </w:rPr>
      </w:pPr>
    </w:p>
    <w:p w14:paraId="001C2E9F" w14:textId="77777777" w:rsidR="00230A6D" w:rsidRDefault="00230A6D" w:rsidP="007C6ADE">
      <w:pPr>
        <w:pStyle w:val="Heading2"/>
        <w:spacing w:before="0" w:after="0"/>
        <w:rPr>
          <w:rFonts w:ascii="Times New Roman" w:hAnsi="Times New Roman" w:cs="Times New Roman"/>
          <w:b w:val="0"/>
          <w:bCs/>
          <w:color w:val="365F91" w:themeColor="accent1" w:themeShade="BF"/>
          <w:sz w:val="24"/>
          <w:szCs w:val="24"/>
        </w:rPr>
      </w:pPr>
    </w:p>
    <w:p w14:paraId="1692A055" w14:textId="77777777" w:rsidR="00230A6D" w:rsidRDefault="00230A6D" w:rsidP="007C6ADE">
      <w:pPr>
        <w:pStyle w:val="Heading2"/>
        <w:spacing w:before="0" w:after="0"/>
        <w:rPr>
          <w:rFonts w:ascii="Times New Roman" w:hAnsi="Times New Roman" w:cs="Times New Roman"/>
          <w:b w:val="0"/>
          <w:bCs/>
          <w:color w:val="365F91" w:themeColor="accent1" w:themeShade="BF"/>
          <w:sz w:val="24"/>
          <w:szCs w:val="24"/>
        </w:rPr>
      </w:pPr>
    </w:p>
    <w:p w14:paraId="6B126D66" w14:textId="543529D5" w:rsidR="009870F6" w:rsidRPr="0000585A" w:rsidRDefault="000D5031" w:rsidP="007C6ADE">
      <w:pPr>
        <w:pStyle w:val="Heading2"/>
        <w:spacing w:before="0" w:after="0"/>
        <w:rPr>
          <w:rFonts w:ascii="Times New Roman" w:hAnsi="Times New Roman" w:cs="Times New Roman"/>
          <w:b w:val="0"/>
          <w:bCs/>
          <w:color w:val="365F91" w:themeColor="accent1" w:themeShade="BF"/>
          <w:sz w:val="24"/>
          <w:szCs w:val="24"/>
        </w:rPr>
      </w:pPr>
      <w:r w:rsidRPr="0000585A">
        <w:rPr>
          <w:rFonts w:ascii="Times New Roman" w:hAnsi="Times New Roman" w:cs="Times New Roman"/>
          <w:b w:val="0"/>
          <w:bCs/>
          <w:color w:val="365F91" w:themeColor="accent1" w:themeShade="BF"/>
          <w:sz w:val="24"/>
          <w:szCs w:val="24"/>
        </w:rPr>
        <w:t>Section</w:t>
      </w:r>
      <w:r w:rsidR="009870F6" w:rsidRPr="0000585A">
        <w:rPr>
          <w:rFonts w:ascii="Times New Roman" w:hAnsi="Times New Roman" w:cs="Times New Roman"/>
          <w:b w:val="0"/>
          <w:bCs/>
          <w:color w:val="365F91" w:themeColor="accent1" w:themeShade="BF"/>
          <w:sz w:val="24"/>
          <w:szCs w:val="24"/>
        </w:rPr>
        <w:t xml:space="preserve"> 1: Introduction paragraph</w:t>
      </w:r>
    </w:p>
    <w:p w14:paraId="0D793844" w14:textId="77777777" w:rsidR="009870F6" w:rsidRPr="0000585A" w:rsidRDefault="009870F6" w:rsidP="007C6ADE">
      <w:pPr>
        <w:spacing w:after="0" w:line="240" w:lineRule="auto"/>
        <w:rPr>
          <w:rFonts w:ascii="Times New Roman" w:hAnsi="Times New Roman" w:cs="Times New Roman"/>
          <w:sz w:val="24"/>
          <w:szCs w:val="24"/>
        </w:rPr>
      </w:pPr>
    </w:p>
    <w:p w14:paraId="192A37AE" w14:textId="6461CD56" w:rsidR="00A037F6" w:rsidRPr="0000585A" w:rsidRDefault="00A037F6" w:rsidP="007C6ADE">
      <w:pPr>
        <w:spacing w:after="0" w:line="240" w:lineRule="auto"/>
        <w:rPr>
          <w:rFonts w:ascii="Times New Roman" w:hAnsi="Times New Roman" w:cs="Times New Roman"/>
          <w:sz w:val="24"/>
          <w:szCs w:val="24"/>
        </w:rPr>
      </w:pPr>
      <w:r w:rsidRPr="0000585A">
        <w:rPr>
          <w:rFonts w:ascii="Times New Roman" w:hAnsi="Times New Roman" w:cs="Times New Roman"/>
          <w:sz w:val="24"/>
          <w:szCs w:val="24"/>
        </w:rPr>
        <w:t xml:space="preserve">Please </w:t>
      </w:r>
      <w:r w:rsidR="00230A6D">
        <w:rPr>
          <w:rFonts w:ascii="Times New Roman" w:hAnsi="Times New Roman" w:cs="Times New Roman"/>
          <w:sz w:val="24"/>
          <w:szCs w:val="24"/>
        </w:rPr>
        <w:t>revise</w:t>
      </w:r>
      <w:r w:rsidRPr="0000585A">
        <w:rPr>
          <w:rFonts w:ascii="Times New Roman" w:hAnsi="Times New Roman" w:cs="Times New Roman"/>
          <w:sz w:val="24"/>
          <w:szCs w:val="24"/>
        </w:rPr>
        <w:t xml:space="preserve"> this Introduction paragraph by editing the appropriate citations and first-person language. </w:t>
      </w:r>
      <w:r w:rsidR="006953AE">
        <w:rPr>
          <w:rFonts w:ascii="Times New Roman" w:hAnsi="Times New Roman" w:cs="Times New Roman"/>
          <w:sz w:val="24"/>
          <w:szCs w:val="24"/>
        </w:rPr>
        <w:t>Note that one sentence is written in a passive voice.</w:t>
      </w:r>
    </w:p>
    <w:p w14:paraId="03A6C0CB" w14:textId="77777777" w:rsidR="00A037F6" w:rsidRPr="0000585A" w:rsidRDefault="00A037F6" w:rsidP="007C6ADE">
      <w:pPr>
        <w:spacing w:after="0" w:line="480" w:lineRule="auto"/>
        <w:ind w:firstLine="720"/>
        <w:rPr>
          <w:rFonts w:ascii="Times New Roman" w:hAnsi="Times New Roman" w:cs="Times New Roman"/>
          <w:sz w:val="24"/>
          <w:szCs w:val="24"/>
        </w:rPr>
      </w:pPr>
    </w:p>
    <w:p w14:paraId="2F3ED02A" w14:textId="11809977" w:rsidR="00A037F6" w:rsidRPr="0000585A" w:rsidRDefault="00A037F6" w:rsidP="007C6ADE">
      <w:pPr>
        <w:spacing w:after="0" w:line="480" w:lineRule="auto"/>
        <w:ind w:firstLine="720"/>
        <w:rPr>
          <w:rFonts w:ascii="Times New Roman" w:hAnsi="Times New Roman" w:cs="Times New Roman"/>
          <w:sz w:val="24"/>
          <w:szCs w:val="24"/>
        </w:rPr>
      </w:pPr>
      <w:r w:rsidRPr="0000585A">
        <w:rPr>
          <w:rFonts w:ascii="Times New Roman" w:hAnsi="Times New Roman" w:cs="Times New Roman"/>
          <w:sz w:val="24"/>
          <w:szCs w:val="24"/>
        </w:rPr>
        <w:lastRenderedPageBreak/>
        <w:t xml:space="preserve">As defined by </w:t>
      </w:r>
      <w:proofErr w:type="spellStart"/>
      <w:r w:rsidRPr="0000585A">
        <w:rPr>
          <w:rFonts w:ascii="Times New Roman" w:hAnsi="Times New Roman" w:cs="Times New Roman"/>
          <w:sz w:val="24"/>
          <w:szCs w:val="24"/>
        </w:rPr>
        <w:t>Shaywitz</w:t>
      </w:r>
      <w:proofErr w:type="spellEnd"/>
      <w:r w:rsidRPr="0000585A">
        <w:rPr>
          <w:rFonts w:ascii="Times New Roman" w:hAnsi="Times New Roman" w:cs="Times New Roman"/>
          <w:sz w:val="24"/>
          <w:szCs w:val="24"/>
        </w:rPr>
        <w:t xml:space="preserve"> </w:t>
      </w:r>
      <w:ins w:id="0" w:author="Bixler, Thomas M" w:date="2026-01-22T15:10:00Z" w16du:dateUtc="2026-01-22T20:10:00Z">
        <w:r w:rsidR="008B3D3A">
          <w:rPr>
            <w:rFonts w:ascii="Times New Roman" w:hAnsi="Times New Roman" w:cs="Times New Roman"/>
            <w:sz w:val="24"/>
            <w:szCs w:val="24"/>
          </w:rPr>
          <w:t>and</w:t>
        </w:r>
      </w:ins>
      <w:del w:id="1" w:author="Bixler, Thomas M" w:date="2026-01-22T15:10:00Z" w16du:dateUtc="2026-01-22T20:10:00Z">
        <w:r w:rsidRPr="0000585A" w:rsidDel="008B3D3A">
          <w:rPr>
            <w:rFonts w:ascii="Times New Roman" w:hAnsi="Times New Roman" w:cs="Times New Roman"/>
            <w:sz w:val="24"/>
            <w:szCs w:val="24"/>
          </w:rPr>
          <w:delText>&amp;</w:delText>
        </w:r>
      </w:del>
      <w:r w:rsidRPr="0000585A">
        <w:rPr>
          <w:rFonts w:ascii="Times New Roman" w:hAnsi="Times New Roman" w:cs="Times New Roman"/>
          <w:sz w:val="24"/>
          <w:szCs w:val="24"/>
        </w:rPr>
        <w:t xml:space="preserve"> </w:t>
      </w:r>
      <w:proofErr w:type="spellStart"/>
      <w:r w:rsidRPr="0000585A">
        <w:rPr>
          <w:rFonts w:ascii="Times New Roman" w:hAnsi="Times New Roman" w:cs="Times New Roman"/>
          <w:sz w:val="24"/>
          <w:szCs w:val="24"/>
        </w:rPr>
        <w:t>Shaywitz</w:t>
      </w:r>
      <w:proofErr w:type="spellEnd"/>
      <w:r w:rsidRPr="0000585A">
        <w:rPr>
          <w:rFonts w:ascii="Times New Roman" w:hAnsi="Times New Roman" w:cs="Times New Roman"/>
          <w:sz w:val="24"/>
          <w:szCs w:val="24"/>
        </w:rPr>
        <w:t xml:space="preserve"> </w:t>
      </w:r>
      <w:del w:id="2" w:author="Bixler, Thomas M" w:date="2026-01-22T14:56:00Z" w16du:dateUtc="2026-01-22T19:56:00Z">
        <w:r w:rsidRPr="0000585A" w:rsidDel="003036DB">
          <w:rPr>
            <w:rFonts w:ascii="Times New Roman" w:hAnsi="Times New Roman" w:cs="Times New Roman"/>
            <w:sz w:val="24"/>
            <w:szCs w:val="24"/>
          </w:rPr>
          <w:delText>in</w:delText>
        </w:r>
      </w:del>
      <w:r w:rsidRPr="0000585A">
        <w:rPr>
          <w:rFonts w:ascii="Times New Roman" w:hAnsi="Times New Roman" w:cs="Times New Roman"/>
          <w:sz w:val="24"/>
          <w:szCs w:val="24"/>
        </w:rPr>
        <w:t xml:space="preserve"> </w:t>
      </w:r>
      <w:ins w:id="3" w:author="Bixler, Thomas M" w:date="2026-01-22T14:56:00Z" w16du:dateUtc="2026-01-22T19:56:00Z">
        <w:r w:rsidR="003036DB">
          <w:rPr>
            <w:rFonts w:ascii="Times New Roman" w:hAnsi="Times New Roman" w:cs="Times New Roman"/>
            <w:sz w:val="24"/>
            <w:szCs w:val="24"/>
          </w:rPr>
          <w:t>(</w:t>
        </w:r>
      </w:ins>
      <w:r w:rsidRPr="0000585A">
        <w:rPr>
          <w:rFonts w:ascii="Times New Roman" w:hAnsi="Times New Roman" w:cs="Times New Roman"/>
          <w:sz w:val="24"/>
          <w:szCs w:val="24"/>
        </w:rPr>
        <w:t>2005</w:t>
      </w:r>
      <w:ins w:id="4" w:author="Bixler, Thomas M" w:date="2026-01-22T14:56:00Z" w16du:dateUtc="2026-01-22T19:56:00Z">
        <w:r w:rsidR="003036DB">
          <w:rPr>
            <w:rFonts w:ascii="Times New Roman" w:hAnsi="Times New Roman" w:cs="Times New Roman"/>
            <w:sz w:val="24"/>
            <w:szCs w:val="24"/>
          </w:rPr>
          <w:t>)</w:t>
        </w:r>
      </w:ins>
      <w:r w:rsidRPr="0000585A">
        <w:rPr>
          <w:rFonts w:ascii="Times New Roman" w:hAnsi="Times New Roman" w:cs="Times New Roman"/>
          <w:sz w:val="24"/>
          <w:szCs w:val="24"/>
        </w:rPr>
        <w:t xml:space="preserve">, reading disorder (RD, also known as developmental dyslexia or reading disability) is a developmental disorder typically associated with phonological processing difficulty and impaired development of fluent reading. </w:t>
      </w:r>
      <w:ins w:id="5" w:author="Bixler, Thomas M" w:date="2026-01-22T15:00:00Z" w16du:dateUtc="2026-01-22T20:00:00Z">
        <w:r w:rsidR="003036DB">
          <w:rPr>
            <w:rFonts w:ascii="Times New Roman" w:hAnsi="Times New Roman" w:cs="Times New Roman"/>
            <w:sz w:val="24"/>
            <w:szCs w:val="24"/>
          </w:rPr>
          <w:t xml:space="preserve">Researchers </w:t>
        </w:r>
      </w:ins>
      <w:del w:id="6" w:author="Bixler, Thomas M" w:date="2026-01-22T15:00:00Z" w16du:dateUtc="2026-01-22T20:00:00Z">
        <w:r w:rsidRPr="0000585A" w:rsidDel="003036DB">
          <w:rPr>
            <w:rFonts w:ascii="Times New Roman" w:hAnsi="Times New Roman" w:cs="Times New Roman"/>
            <w:sz w:val="24"/>
            <w:szCs w:val="24"/>
          </w:rPr>
          <w:delText>I’ve</w:delText>
        </w:r>
      </w:del>
      <w:r w:rsidRPr="0000585A">
        <w:rPr>
          <w:rFonts w:ascii="Times New Roman" w:hAnsi="Times New Roman" w:cs="Times New Roman"/>
          <w:sz w:val="24"/>
          <w:szCs w:val="24"/>
        </w:rPr>
        <w:t xml:space="preserve"> found that quantitative meta-analyses of neuroimaging studies comparing RD and typical readers have identified decreased task-related blood oxygen level dependent (BOLD) signal in </w:t>
      </w:r>
      <w:proofErr w:type="spellStart"/>
      <w:r w:rsidRPr="0000585A">
        <w:rPr>
          <w:rFonts w:ascii="Times New Roman" w:hAnsi="Times New Roman" w:cs="Times New Roman"/>
          <w:sz w:val="24"/>
          <w:szCs w:val="24"/>
        </w:rPr>
        <w:t>occipito</w:t>
      </w:r>
      <w:proofErr w:type="spellEnd"/>
      <w:r w:rsidRPr="0000585A">
        <w:rPr>
          <w:rFonts w:ascii="Times New Roman" w:hAnsi="Times New Roman" w:cs="Times New Roman"/>
          <w:sz w:val="24"/>
          <w:szCs w:val="24"/>
        </w:rPr>
        <w:t>-temporal and temporo-parietal brain regions within RD (</w:t>
      </w:r>
      <w:proofErr w:type="spellStart"/>
      <w:r w:rsidRPr="0000585A">
        <w:rPr>
          <w:rFonts w:ascii="Times New Roman" w:hAnsi="Times New Roman" w:cs="Times New Roman"/>
          <w:sz w:val="24"/>
          <w:szCs w:val="24"/>
        </w:rPr>
        <w:t>Linkersdörferf</w:t>
      </w:r>
      <w:proofErr w:type="spellEnd"/>
      <w:ins w:id="7" w:author="Bixler, Thomas M" w:date="2026-01-22T15:03:00Z" w16du:dateUtc="2026-01-22T20:03:00Z">
        <w:r w:rsidR="008B3D3A">
          <w:rPr>
            <w:rFonts w:ascii="Times New Roman" w:hAnsi="Times New Roman" w:cs="Times New Roman"/>
            <w:sz w:val="24"/>
            <w:szCs w:val="24"/>
          </w:rPr>
          <w:t xml:space="preserve"> et al.</w:t>
        </w:r>
      </w:ins>
      <w:del w:id="8" w:author="Bixler, Thomas M" w:date="2026-01-22T15:03:00Z" w16du:dateUtc="2026-01-22T20:03:00Z">
        <w:r w:rsidRPr="0000585A" w:rsidDel="008B3D3A">
          <w:rPr>
            <w:rFonts w:ascii="Times New Roman" w:hAnsi="Times New Roman" w:cs="Times New Roman"/>
            <w:sz w:val="24"/>
            <w:szCs w:val="24"/>
          </w:rPr>
          <w:delText>, Lonnemann, Lindberg, Hasslehor, Fiebach</w:delText>
        </w:r>
      </w:del>
      <w:r w:rsidRPr="0000585A">
        <w:rPr>
          <w:rFonts w:ascii="Times New Roman" w:hAnsi="Times New Roman" w:cs="Times New Roman"/>
          <w:sz w:val="24"/>
          <w:szCs w:val="24"/>
        </w:rPr>
        <w:t xml:space="preserve"> 2012; </w:t>
      </w:r>
      <w:proofErr w:type="spellStart"/>
      <w:r w:rsidRPr="0000585A">
        <w:rPr>
          <w:rFonts w:ascii="Times New Roman" w:hAnsi="Times New Roman" w:cs="Times New Roman"/>
          <w:sz w:val="24"/>
          <w:szCs w:val="24"/>
        </w:rPr>
        <w:t>Maisog</w:t>
      </w:r>
      <w:proofErr w:type="spellEnd"/>
      <w:r w:rsidRPr="0000585A">
        <w:rPr>
          <w:rFonts w:ascii="Times New Roman" w:hAnsi="Times New Roman" w:cs="Times New Roman"/>
          <w:sz w:val="24"/>
          <w:szCs w:val="24"/>
        </w:rPr>
        <w:t xml:space="preserve"> et al., 2008; </w:t>
      </w:r>
      <w:proofErr w:type="spellStart"/>
      <w:r w:rsidRPr="0000585A">
        <w:rPr>
          <w:rFonts w:ascii="Times New Roman" w:hAnsi="Times New Roman" w:cs="Times New Roman"/>
          <w:sz w:val="24"/>
          <w:szCs w:val="24"/>
        </w:rPr>
        <w:t>Richlan</w:t>
      </w:r>
      <w:proofErr w:type="spellEnd"/>
      <w:r w:rsidRPr="0000585A">
        <w:rPr>
          <w:rFonts w:ascii="Times New Roman" w:hAnsi="Times New Roman" w:cs="Times New Roman"/>
          <w:sz w:val="24"/>
          <w:szCs w:val="24"/>
        </w:rPr>
        <w:t xml:space="preserve"> et al., 2009), consistent with the role of these regions in phonological (Vigneau et al., 2006) and orthographic processing (e.g., Cohen </w:t>
      </w:r>
      <w:ins w:id="9" w:author="Bixler, Thomas M" w:date="2026-02-03T14:37:00Z" w16du:dateUtc="2026-02-03T19:37:00Z">
        <w:r w:rsidR="00F517F2">
          <w:rPr>
            <w:rFonts w:ascii="Times New Roman" w:hAnsi="Times New Roman" w:cs="Times New Roman"/>
            <w:sz w:val="24"/>
            <w:szCs w:val="24"/>
          </w:rPr>
          <w:t xml:space="preserve">&amp; </w:t>
        </w:r>
      </w:ins>
      <w:del w:id="10" w:author="Bixler, Thomas M" w:date="2026-02-03T14:37:00Z" w16du:dateUtc="2026-02-03T19:37:00Z">
        <w:r w:rsidRPr="0000585A" w:rsidDel="00F517F2">
          <w:rPr>
            <w:rFonts w:ascii="Times New Roman" w:hAnsi="Times New Roman" w:cs="Times New Roman"/>
            <w:sz w:val="24"/>
            <w:szCs w:val="24"/>
          </w:rPr>
          <w:delText xml:space="preserve">and </w:delText>
        </w:r>
      </w:del>
      <w:r w:rsidRPr="0000585A">
        <w:rPr>
          <w:rFonts w:ascii="Times New Roman" w:hAnsi="Times New Roman" w:cs="Times New Roman"/>
          <w:sz w:val="24"/>
          <w:szCs w:val="24"/>
        </w:rPr>
        <w:t xml:space="preserve">Dehaene, 2004; Price </w:t>
      </w:r>
      <w:del w:id="11" w:author="Bixler, Thomas M" w:date="2026-02-03T14:37:00Z" w16du:dateUtc="2026-02-03T19:37:00Z">
        <w:r w:rsidRPr="0000585A" w:rsidDel="00F83592">
          <w:rPr>
            <w:rFonts w:ascii="Times New Roman" w:hAnsi="Times New Roman" w:cs="Times New Roman"/>
            <w:sz w:val="24"/>
            <w:szCs w:val="24"/>
          </w:rPr>
          <w:delText xml:space="preserve">and </w:delText>
        </w:r>
      </w:del>
      <w:ins w:id="12" w:author="Bixler, Thomas M" w:date="2026-02-03T14:37:00Z" w16du:dateUtc="2026-02-03T19:37:00Z">
        <w:r w:rsidR="00F83592">
          <w:rPr>
            <w:rFonts w:ascii="Times New Roman" w:hAnsi="Times New Roman" w:cs="Times New Roman"/>
            <w:sz w:val="24"/>
            <w:szCs w:val="24"/>
          </w:rPr>
          <w:t>&amp;</w:t>
        </w:r>
        <w:r w:rsidR="00F83592" w:rsidRPr="0000585A">
          <w:rPr>
            <w:rFonts w:ascii="Times New Roman" w:hAnsi="Times New Roman" w:cs="Times New Roman"/>
            <w:sz w:val="24"/>
            <w:szCs w:val="24"/>
          </w:rPr>
          <w:t xml:space="preserve"> </w:t>
        </w:r>
      </w:ins>
      <w:r w:rsidRPr="0000585A">
        <w:rPr>
          <w:rFonts w:ascii="Times New Roman" w:hAnsi="Times New Roman" w:cs="Times New Roman"/>
          <w:sz w:val="24"/>
          <w:szCs w:val="24"/>
        </w:rPr>
        <w:t>Devlin, 2011). Temporo-parietal reductions in grey matter volume in RD adults (</w:t>
      </w:r>
      <w:proofErr w:type="spellStart"/>
      <w:r w:rsidRPr="0000585A">
        <w:rPr>
          <w:rFonts w:ascii="Times New Roman" w:hAnsi="Times New Roman" w:cs="Times New Roman"/>
          <w:sz w:val="24"/>
          <w:szCs w:val="24"/>
        </w:rPr>
        <w:t>Richlan</w:t>
      </w:r>
      <w:proofErr w:type="spellEnd"/>
      <w:r w:rsidRPr="0000585A">
        <w:rPr>
          <w:rFonts w:ascii="Times New Roman" w:hAnsi="Times New Roman" w:cs="Times New Roman"/>
          <w:sz w:val="24"/>
          <w:szCs w:val="24"/>
        </w:rPr>
        <w:t xml:space="preserve"> et al., 2013) and in at-risk pre-readers (Black et al., 2012; </w:t>
      </w:r>
      <w:proofErr w:type="spellStart"/>
      <w:r w:rsidRPr="0000585A">
        <w:rPr>
          <w:rFonts w:ascii="Times New Roman" w:hAnsi="Times New Roman" w:cs="Times New Roman"/>
          <w:sz w:val="24"/>
          <w:szCs w:val="24"/>
        </w:rPr>
        <w:t>Raschle</w:t>
      </w:r>
      <w:proofErr w:type="spellEnd"/>
      <w:r w:rsidRPr="0000585A">
        <w:rPr>
          <w:rFonts w:ascii="Times New Roman" w:hAnsi="Times New Roman" w:cs="Times New Roman"/>
          <w:sz w:val="24"/>
          <w:szCs w:val="24"/>
        </w:rPr>
        <w:t xml:space="preserve"> et al., 2011) along with evidence that candidate RD alleles modulate cortical morphology and activation in left temporo- parietal (Meda et al., 2008; Pinel et al., 2012) and </w:t>
      </w:r>
      <w:proofErr w:type="spellStart"/>
      <w:r w:rsidRPr="0000585A">
        <w:rPr>
          <w:rFonts w:ascii="Times New Roman" w:hAnsi="Times New Roman" w:cs="Times New Roman"/>
          <w:sz w:val="24"/>
          <w:szCs w:val="24"/>
        </w:rPr>
        <w:t>occipito</w:t>
      </w:r>
      <w:proofErr w:type="spellEnd"/>
      <w:r w:rsidRPr="0000585A">
        <w:rPr>
          <w:rFonts w:ascii="Times New Roman" w:hAnsi="Times New Roman" w:cs="Times New Roman"/>
          <w:sz w:val="24"/>
          <w:szCs w:val="24"/>
        </w:rPr>
        <w:t xml:space="preserve">-temporal regions (Cope et al., 2012; Meda et al., 2008) suggest that the primary neurodevelopmental origin of RD lies in posterior brain systems. While most studies thus far have focused primarily on dysfunction in temporo-parietal and </w:t>
      </w:r>
      <w:proofErr w:type="spellStart"/>
      <w:r w:rsidRPr="0000585A">
        <w:rPr>
          <w:rFonts w:ascii="Times New Roman" w:hAnsi="Times New Roman" w:cs="Times New Roman"/>
          <w:sz w:val="24"/>
          <w:szCs w:val="24"/>
        </w:rPr>
        <w:t>occipito</w:t>
      </w:r>
      <w:proofErr w:type="spellEnd"/>
      <w:r w:rsidRPr="0000585A">
        <w:rPr>
          <w:rFonts w:ascii="Times New Roman" w:hAnsi="Times New Roman" w:cs="Times New Roman"/>
          <w:sz w:val="24"/>
          <w:szCs w:val="24"/>
        </w:rPr>
        <w:t xml:space="preserve">-temporal regions, </w:t>
      </w:r>
      <w:ins w:id="13" w:author="Bixler, Thomas M" w:date="2026-01-22T15:13:00Z" w16du:dateUtc="2026-01-22T20:13:00Z">
        <w:r w:rsidR="004E2564">
          <w:rPr>
            <w:rFonts w:ascii="Times New Roman" w:hAnsi="Times New Roman" w:cs="Times New Roman"/>
            <w:sz w:val="24"/>
            <w:szCs w:val="24"/>
          </w:rPr>
          <w:t xml:space="preserve">meta analyses supports </w:t>
        </w:r>
      </w:ins>
      <w:r w:rsidR="006953AE">
        <w:rPr>
          <w:rFonts w:ascii="Times New Roman" w:hAnsi="Times New Roman" w:cs="Times New Roman"/>
          <w:sz w:val="24"/>
          <w:szCs w:val="24"/>
        </w:rPr>
        <w:t>i</w:t>
      </w:r>
      <w:r w:rsidR="006953AE" w:rsidRPr="006953AE">
        <w:rPr>
          <w:rFonts w:ascii="Times New Roman" w:hAnsi="Times New Roman" w:cs="Times New Roman"/>
          <w:sz w:val="24"/>
          <w:szCs w:val="24"/>
        </w:rPr>
        <w:t>ncreased activation in RD relative to controls</w:t>
      </w:r>
      <w:del w:id="14" w:author="Bixler, Thomas M" w:date="2026-01-22T15:13:00Z" w16du:dateUtc="2026-01-22T20:13:00Z">
        <w:r w:rsidR="006953AE" w:rsidRPr="006953AE" w:rsidDel="004E2564">
          <w:rPr>
            <w:rFonts w:ascii="Times New Roman" w:hAnsi="Times New Roman" w:cs="Times New Roman"/>
            <w:sz w:val="24"/>
            <w:szCs w:val="24"/>
          </w:rPr>
          <w:delText xml:space="preserve"> is also supported by meta-analyses</w:delText>
        </w:r>
      </w:del>
      <w:r w:rsidRPr="0000585A">
        <w:rPr>
          <w:rFonts w:ascii="Times New Roman" w:hAnsi="Times New Roman" w:cs="Times New Roman"/>
          <w:sz w:val="24"/>
          <w:szCs w:val="24"/>
        </w:rPr>
        <w:t>, including the bilateral striatum (including caudate and putamen) and globus pallidus, thalamus, left inferior frontal gyrus (IFG), left insula and left pre-</w:t>
      </w:r>
      <w:del w:id="15" w:author="Bixler, Thomas M" w:date="2026-01-22T15:05:00Z" w16du:dateUtc="2026-01-22T20:05:00Z">
        <w:r w:rsidRPr="0000585A" w:rsidDel="008B3D3A">
          <w:rPr>
            <w:rFonts w:ascii="Times New Roman" w:hAnsi="Times New Roman" w:cs="Times New Roman"/>
            <w:sz w:val="24"/>
            <w:szCs w:val="24"/>
          </w:rPr>
          <w:delText xml:space="preserve"> </w:delText>
        </w:r>
      </w:del>
      <w:r w:rsidRPr="0000585A">
        <w:rPr>
          <w:rFonts w:ascii="Times New Roman" w:hAnsi="Times New Roman" w:cs="Times New Roman"/>
          <w:sz w:val="24"/>
          <w:szCs w:val="24"/>
        </w:rPr>
        <w:t>central gyrus (</w:t>
      </w:r>
      <w:proofErr w:type="spellStart"/>
      <w:r w:rsidRPr="0000585A">
        <w:rPr>
          <w:rFonts w:ascii="Times New Roman" w:hAnsi="Times New Roman" w:cs="Times New Roman"/>
          <w:sz w:val="24"/>
          <w:szCs w:val="24"/>
        </w:rPr>
        <w:t>Maisog</w:t>
      </w:r>
      <w:proofErr w:type="spellEnd"/>
      <w:r w:rsidRPr="0000585A">
        <w:rPr>
          <w:rFonts w:ascii="Times New Roman" w:hAnsi="Times New Roman" w:cs="Times New Roman"/>
          <w:sz w:val="24"/>
          <w:szCs w:val="24"/>
        </w:rPr>
        <w:t xml:space="preserve"> et al., 2008; </w:t>
      </w:r>
      <w:proofErr w:type="spellStart"/>
      <w:r w:rsidRPr="0000585A">
        <w:rPr>
          <w:rFonts w:ascii="Times New Roman" w:hAnsi="Times New Roman" w:cs="Times New Roman"/>
          <w:sz w:val="24"/>
          <w:szCs w:val="24"/>
        </w:rPr>
        <w:t>Richlan</w:t>
      </w:r>
      <w:proofErr w:type="spellEnd"/>
      <w:r w:rsidRPr="0000585A">
        <w:rPr>
          <w:rFonts w:ascii="Times New Roman" w:hAnsi="Times New Roman" w:cs="Times New Roman"/>
          <w:sz w:val="24"/>
          <w:szCs w:val="24"/>
        </w:rPr>
        <w:t xml:space="preserve"> et al., 2009, 2011). </w:t>
      </w:r>
      <w:proofErr w:type="spellStart"/>
      <w:r w:rsidRPr="0000585A">
        <w:rPr>
          <w:rFonts w:ascii="Times New Roman" w:hAnsi="Times New Roman" w:cs="Times New Roman"/>
          <w:sz w:val="24"/>
          <w:szCs w:val="24"/>
        </w:rPr>
        <w:t>Richlan’s</w:t>
      </w:r>
      <w:proofErr w:type="spellEnd"/>
      <w:r w:rsidRPr="0000585A">
        <w:rPr>
          <w:rFonts w:ascii="Times New Roman" w:hAnsi="Times New Roman" w:cs="Times New Roman"/>
          <w:sz w:val="24"/>
          <w:szCs w:val="24"/>
        </w:rPr>
        <w:t xml:space="preserve"> </w:t>
      </w:r>
      <w:ins w:id="16" w:author="Bixler, Thomas M" w:date="2026-01-22T15:06:00Z" w16du:dateUtc="2026-01-22T20:06:00Z">
        <w:r w:rsidR="008B3D3A">
          <w:rPr>
            <w:rFonts w:ascii="Times New Roman" w:hAnsi="Times New Roman" w:cs="Times New Roman"/>
            <w:sz w:val="24"/>
            <w:szCs w:val="24"/>
          </w:rPr>
          <w:t>(</w:t>
        </w:r>
      </w:ins>
      <w:r w:rsidRPr="0000585A">
        <w:rPr>
          <w:rFonts w:ascii="Times New Roman" w:hAnsi="Times New Roman" w:cs="Times New Roman"/>
          <w:sz w:val="24"/>
          <w:szCs w:val="24"/>
        </w:rPr>
        <w:t>2009</w:t>
      </w:r>
      <w:ins w:id="17" w:author="Bixler, Thomas M" w:date="2026-01-22T15:06:00Z" w16du:dateUtc="2026-01-22T20:06:00Z">
        <w:r w:rsidR="008B3D3A">
          <w:rPr>
            <w:rFonts w:ascii="Times New Roman" w:hAnsi="Times New Roman" w:cs="Times New Roman"/>
            <w:sz w:val="24"/>
            <w:szCs w:val="24"/>
          </w:rPr>
          <w:t>)</w:t>
        </w:r>
      </w:ins>
      <w:r w:rsidRPr="0000585A">
        <w:rPr>
          <w:rFonts w:ascii="Times New Roman" w:hAnsi="Times New Roman" w:cs="Times New Roman"/>
          <w:sz w:val="24"/>
          <w:szCs w:val="24"/>
        </w:rPr>
        <w:t xml:space="preserve"> meta-review suggests that the </w:t>
      </w:r>
      <w:proofErr w:type="spellStart"/>
      <w:r w:rsidRPr="0000585A">
        <w:rPr>
          <w:rFonts w:ascii="Times New Roman" w:hAnsi="Times New Roman" w:cs="Times New Roman"/>
          <w:sz w:val="24"/>
          <w:szCs w:val="24"/>
        </w:rPr>
        <w:t>fronto</w:t>
      </w:r>
      <w:proofErr w:type="spellEnd"/>
      <w:r w:rsidRPr="0000585A">
        <w:rPr>
          <w:rFonts w:ascii="Times New Roman" w:hAnsi="Times New Roman" w:cs="Times New Roman"/>
          <w:sz w:val="24"/>
          <w:szCs w:val="24"/>
        </w:rPr>
        <w:t>-striatal hyperactivation patterns seen in RD have often been interpreted as reflecting compensation engaged to reduce the impact of a primary phonological processing deficits arising from the temporo-parietal region</w:t>
      </w:r>
      <w:ins w:id="18" w:author="Bixler, Thomas M" w:date="2026-02-03T14:39:00Z" w16du:dateUtc="2026-02-03T19:39:00Z">
        <w:r w:rsidR="00777E92">
          <w:rPr>
            <w:rFonts w:ascii="Times New Roman" w:hAnsi="Times New Roman" w:cs="Times New Roman"/>
            <w:sz w:val="24"/>
            <w:szCs w:val="24"/>
          </w:rPr>
          <w:t xml:space="preserve"> </w:t>
        </w:r>
      </w:ins>
      <w:del w:id="19" w:author="Bixler, Thomas M" w:date="2026-01-22T15:07:00Z" w16du:dateUtc="2026-01-22T20:07:00Z">
        <w:r w:rsidRPr="0000585A" w:rsidDel="008B3D3A">
          <w:rPr>
            <w:rFonts w:ascii="Times New Roman" w:hAnsi="Times New Roman" w:cs="Times New Roman"/>
            <w:sz w:val="24"/>
            <w:szCs w:val="24"/>
          </w:rPr>
          <w:delText xml:space="preserve"> (Richlan et al., 2009) </w:delText>
        </w:r>
      </w:del>
      <w:r w:rsidRPr="0000585A">
        <w:rPr>
          <w:rFonts w:ascii="Times New Roman" w:hAnsi="Times New Roman" w:cs="Times New Roman"/>
          <w:sz w:val="24"/>
          <w:szCs w:val="24"/>
        </w:rPr>
        <w:t xml:space="preserve">although </w:t>
      </w:r>
      <w:del w:id="20" w:author="Bixler, Thomas M" w:date="2026-01-22T15:14:00Z" w16du:dateUtc="2026-01-22T20:14:00Z">
        <w:r w:rsidRPr="0000585A" w:rsidDel="004E2564">
          <w:rPr>
            <w:rFonts w:ascii="Times New Roman" w:hAnsi="Times New Roman" w:cs="Times New Roman"/>
            <w:sz w:val="24"/>
            <w:szCs w:val="24"/>
          </w:rPr>
          <w:delText>I think that</w:delText>
        </w:r>
      </w:del>
      <w:r w:rsidRPr="0000585A">
        <w:rPr>
          <w:rFonts w:ascii="Times New Roman" w:hAnsi="Times New Roman" w:cs="Times New Roman"/>
          <w:sz w:val="24"/>
          <w:szCs w:val="24"/>
        </w:rPr>
        <w:t xml:space="preserve"> the cognitive and neurobiological mechanisms that could lead to compensation are poorly understood.</w:t>
      </w:r>
    </w:p>
    <w:p w14:paraId="3B3497BA" w14:textId="7D48DDF0" w:rsidR="00A037F6" w:rsidRPr="007C6ADE" w:rsidRDefault="009870F6" w:rsidP="007C6ADE">
      <w:pPr>
        <w:spacing w:after="0"/>
        <w:rPr>
          <w:rFonts w:ascii="Times New Roman" w:hAnsi="Times New Roman" w:cs="Times New Roman"/>
          <w:sz w:val="24"/>
          <w:szCs w:val="24"/>
        </w:rPr>
      </w:pPr>
      <w:r w:rsidRPr="0000585A">
        <w:rPr>
          <w:rFonts w:ascii="Times New Roman" w:hAnsi="Times New Roman" w:cs="Times New Roman"/>
          <w:sz w:val="24"/>
          <w:szCs w:val="24"/>
        </w:rPr>
        <w:br w:type="page"/>
      </w:r>
      <w:r w:rsidR="000D5031" w:rsidRPr="0000585A">
        <w:rPr>
          <w:rFonts w:ascii="Times New Roman" w:hAnsi="Times New Roman" w:cs="Times New Roman"/>
          <w:bCs/>
          <w:color w:val="365F91" w:themeColor="accent1" w:themeShade="BF"/>
          <w:sz w:val="24"/>
          <w:szCs w:val="24"/>
        </w:rPr>
        <w:lastRenderedPageBreak/>
        <w:t>Section</w:t>
      </w:r>
      <w:r w:rsidRPr="0000585A">
        <w:rPr>
          <w:rFonts w:ascii="Times New Roman" w:hAnsi="Times New Roman" w:cs="Times New Roman"/>
          <w:bCs/>
          <w:color w:val="365F91" w:themeColor="accent1" w:themeShade="BF"/>
          <w:sz w:val="24"/>
          <w:szCs w:val="24"/>
        </w:rPr>
        <w:t xml:space="preserve"> 2: Methods paragraph</w:t>
      </w:r>
    </w:p>
    <w:p w14:paraId="2F2C1581" w14:textId="77777777" w:rsidR="009870F6" w:rsidRPr="0000585A" w:rsidRDefault="009870F6" w:rsidP="007C6ADE">
      <w:pPr>
        <w:pStyle w:val="ListParagraph"/>
        <w:spacing w:line="480" w:lineRule="auto"/>
        <w:ind w:left="360"/>
        <w:rPr>
          <w:rFonts w:ascii="Times New Roman" w:hAnsi="Times New Roman"/>
        </w:rPr>
      </w:pPr>
    </w:p>
    <w:p w14:paraId="6C3CC19A" w14:textId="5F0A74B4" w:rsidR="00A037F6" w:rsidRPr="0000585A" w:rsidRDefault="00A037F6" w:rsidP="007C6ADE">
      <w:pPr>
        <w:pStyle w:val="ListParagraph"/>
        <w:ind w:left="360"/>
        <w:rPr>
          <w:rFonts w:ascii="Times New Roman" w:hAnsi="Times New Roman"/>
        </w:rPr>
      </w:pPr>
      <w:r w:rsidRPr="0000585A">
        <w:rPr>
          <w:rFonts w:ascii="Times New Roman" w:hAnsi="Times New Roman"/>
        </w:rPr>
        <w:t>Please edit the following Method section for appropriate language and APA numeral expression.</w:t>
      </w:r>
    </w:p>
    <w:p w14:paraId="71DC26F4" w14:textId="77777777" w:rsidR="00A037F6" w:rsidRPr="0000585A" w:rsidRDefault="00A037F6" w:rsidP="007C6ADE">
      <w:pPr>
        <w:spacing w:after="0" w:line="480" w:lineRule="auto"/>
        <w:rPr>
          <w:rFonts w:ascii="Times New Roman" w:hAnsi="Times New Roman" w:cs="Times New Roman"/>
          <w:sz w:val="24"/>
          <w:szCs w:val="24"/>
        </w:rPr>
      </w:pPr>
    </w:p>
    <w:p w14:paraId="25CF6224" w14:textId="77777777" w:rsidR="00A037F6" w:rsidRPr="0000585A" w:rsidRDefault="00A037F6" w:rsidP="007C6ADE">
      <w:pPr>
        <w:spacing w:after="0" w:line="480" w:lineRule="auto"/>
        <w:jc w:val="center"/>
        <w:rPr>
          <w:rFonts w:ascii="Times New Roman" w:hAnsi="Times New Roman" w:cs="Times New Roman"/>
          <w:sz w:val="24"/>
          <w:szCs w:val="24"/>
        </w:rPr>
      </w:pPr>
      <w:r w:rsidRPr="0000585A">
        <w:rPr>
          <w:rFonts w:ascii="Times New Roman" w:hAnsi="Times New Roman" w:cs="Times New Roman"/>
          <w:b/>
          <w:bCs/>
          <w:sz w:val="24"/>
          <w:szCs w:val="24"/>
        </w:rPr>
        <w:t>Method</w:t>
      </w:r>
    </w:p>
    <w:p w14:paraId="1FF4D087" w14:textId="77777777" w:rsidR="00A037F6" w:rsidRPr="0000585A" w:rsidRDefault="00A037F6" w:rsidP="007C6ADE">
      <w:pPr>
        <w:spacing w:after="0" w:line="480" w:lineRule="auto"/>
        <w:rPr>
          <w:rFonts w:ascii="Times New Roman" w:hAnsi="Times New Roman" w:cs="Times New Roman"/>
          <w:b/>
          <w:bCs/>
          <w:sz w:val="24"/>
          <w:szCs w:val="24"/>
        </w:rPr>
      </w:pPr>
      <w:r w:rsidRPr="0000585A">
        <w:rPr>
          <w:rFonts w:ascii="Times New Roman" w:hAnsi="Times New Roman" w:cs="Times New Roman"/>
          <w:b/>
          <w:bCs/>
          <w:sz w:val="24"/>
          <w:szCs w:val="24"/>
        </w:rPr>
        <w:t xml:space="preserve">Participants </w:t>
      </w:r>
    </w:p>
    <w:p w14:paraId="0DF08F88" w14:textId="2FDBF77D" w:rsidR="00A037F6" w:rsidRPr="0000585A" w:rsidRDefault="003036DB" w:rsidP="007C6ADE">
      <w:pPr>
        <w:spacing w:after="0" w:line="480" w:lineRule="auto"/>
        <w:rPr>
          <w:rFonts w:ascii="Times New Roman" w:hAnsi="Times New Roman" w:cs="Times New Roman"/>
          <w:sz w:val="24"/>
          <w:szCs w:val="24"/>
        </w:rPr>
      </w:pPr>
      <w:ins w:id="21" w:author="Bixler, Thomas M" w:date="2026-01-22T15:01:00Z" w16du:dateUtc="2026-01-22T20:01:00Z">
        <w:r>
          <w:rPr>
            <w:rFonts w:ascii="Times New Roman" w:hAnsi="Times New Roman" w:cs="Times New Roman"/>
            <w:sz w:val="24"/>
            <w:szCs w:val="24"/>
          </w:rPr>
          <w:t xml:space="preserve">Fifteen </w:t>
        </w:r>
      </w:ins>
      <w:del w:id="22" w:author="Bixler, Thomas M" w:date="2026-01-22T15:01:00Z" w16du:dateUtc="2026-01-22T20:01:00Z">
        <w:r w:rsidR="00A037F6" w:rsidRPr="0000585A" w:rsidDel="003036DB">
          <w:rPr>
            <w:rFonts w:ascii="Times New Roman" w:hAnsi="Times New Roman" w:cs="Times New Roman"/>
            <w:sz w:val="24"/>
            <w:szCs w:val="24"/>
          </w:rPr>
          <w:delText>15</w:delText>
        </w:r>
      </w:del>
      <w:r w:rsidR="00A037F6" w:rsidRPr="0000585A">
        <w:rPr>
          <w:rFonts w:ascii="Times New Roman" w:hAnsi="Times New Roman" w:cs="Times New Roman"/>
          <w:sz w:val="24"/>
          <w:szCs w:val="24"/>
        </w:rPr>
        <w:t xml:space="preserve"> German-speaking </w:t>
      </w:r>
      <w:ins w:id="23" w:author="Bixler, Thomas M" w:date="2026-01-22T15:01:00Z" w16du:dateUtc="2026-01-22T20:01:00Z">
        <w:r>
          <w:rPr>
            <w:rFonts w:ascii="Times New Roman" w:hAnsi="Times New Roman" w:cs="Times New Roman"/>
            <w:sz w:val="24"/>
            <w:szCs w:val="24"/>
          </w:rPr>
          <w:t xml:space="preserve">adolescents </w:t>
        </w:r>
      </w:ins>
      <w:ins w:id="24" w:author="Bixler, Thomas M" w:date="2026-01-22T15:02:00Z" w16du:dateUtc="2026-01-22T20:02:00Z">
        <w:r>
          <w:rPr>
            <w:rFonts w:ascii="Times New Roman" w:hAnsi="Times New Roman" w:cs="Times New Roman"/>
            <w:sz w:val="24"/>
            <w:szCs w:val="24"/>
          </w:rPr>
          <w:t xml:space="preserve">with dyslexia </w:t>
        </w:r>
      </w:ins>
      <w:del w:id="25" w:author="Bixler, Thomas M" w:date="2026-01-22T15:01:00Z" w16du:dateUtc="2026-01-22T20:01:00Z">
        <w:r w:rsidR="00A037F6" w:rsidRPr="0000585A" w:rsidDel="003036DB">
          <w:rPr>
            <w:rFonts w:ascii="Times New Roman" w:hAnsi="Times New Roman" w:cs="Times New Roman"/>
            <w:sz w:val="24"/>
            <w:szCs w:val="24"/>
          </w:rPr>
          <w:delText xml:space="preserve">dyslexic adolescents </w:delText>
        </w:r>
      </w:del>
      <w:r w:rsidR="00A037F6" w:rsidRPr="0000585A">
        <w:rPr>
          <w:rFonts w:ascii="Times New Roman" w:hAnsi="Times New Roman" w:cs="Times New Roman"/>
          <w:sz w:val="24"/>
          <w:szCs w:val="24"/>
        </w:rPr>
        <w:t>(</w:t>
      </w:r>
      <w:proofErr w:type="spellStart"/>
      <w:r w:rsidR="00A037F6" w:rsidRPr="0000585A">
        <w:rPr>
          <w:rFonts w:ascii="Times New Roman" w:hAnsi="Times New Roman" w:cs="Times New Roman"/>
          <w:i/>
          <w:iCs/>
          <w:sz w:val="24"/>
          <w:szCs w:val="24"/>
        </w:rPr>
        <w:t>M</w:t>
      </w:r>
      <w:r w:rsidR="00A037F6" w:rsidRPr="0000585A">
        <w:rPr>
          <w:rFonts w:ascii="Times New Roman" w:hAnsi="Times New Roman" w:cs="Times New Roman"/>
          <w:sz w:val="24"/>
          <w:szCs w:val="24"/>
          <w:vertAlign w:val="subscript"/>
        </w:rPr>
        <w:t>Age</w:t>
      </w:r>
      <w:proofErr w:type="spellEnd"/>
      <w:r w:rsidR="00A037F6" w:rsidRPr="0000585A">
        <w:rPr>
          <w:rFonts w:ascii="Times New Roman" w:hAnsi="Times New Roman" w:cs="Times New Roman"/>
          <w:sz w:val="24"/>
          <w:szCs w:val="24"/>
          <w:vertAlign w:val="subscript"/>
        </w:rPr>
        <w:t xml:space="preserve"> </w:t>
      </w:r>
      <w:r w:rsidR="00A037F6" w:rsidRPr="0000585A">
        <w:rPr>
          <w:rFonts w:ascii="Times New Roman" w:hAnsi="Times New Roman" w:cs="Times New Roman"/>
          <w:sz w:val="24"/>
          <w:szCs w:val="24"/>
        </w:rPr>
        <w:t xml:space="preserve">= 17.31, </w:t>
      </w:r>
      <w:proofErr w:type="spellStart"/>
      <w:r w:rsidR="00A037F6" w:rsidRPr="0000585A">
        <w:rPr>
          <w:rFonts w:ascii="Times New Roman" w:hAnsi="Times New Roman" w:cs="Times New Roman"/>
          <w:i/>
          <w:iCs/>
          <w:sz w:val="24"/>
          <w:szCs w:val="24"/>
        </w:rPr>
        <w:t>SD</w:t>
      </w:r>
      <w:r w:rsidR="00A037F6" w:rsidRPr="0000585A">
        <w:rPr>
          <w:rFonts w:ascii="Times New Roman" w:hAnsi="Times New Roman" w:cs="Times New Roman"/>
          <w:sz w:val="24"/>
          <w:szCs w:val="24"/>
          <w:vertAlign w:val="subscript"/>
        </w:rPr>
        <w:t>Age</w:t>
      </w:r>
      <w:proofErr w:type="spellEnd"/>
      <w:r w:rsidR="00A037F6" w:rsidRPr="0000585A">
        <w:rPr>
          <w:rFonts w:ascii="Times New Roman" w:hAnsi="Times New Roman" w:cs="Times New Roman"/>
          <w:sz w:val="24"/>
          <w:szCs w:val="24"/>
        </w:rPr>
        <w:t xml:space="preserve"> = 2.52) and 14 age-matched </w:t>
      </w:r>
      <w:del w:id="26" w:author="Bixler, Thomas M" w:date="2026-01-22T15:07:00Z" w16du:dateUtc="2026-01-22T20:07:00Z">
        <w:r w:rsidR="00A037F6" w:rsidRPr="0000585A" w:rsidDel="008B3D3A">
          <w:rPr>
            <w:rFonts w:ascii="Times New Roman" w:hAnsi="Times New Roman" w:cs="Times New Roman"/>
            <w:sz w:val="24"/>
            <w:szCs w:val="24"/>
          </w:rPr>
          <w:delText>normal</w:delText>
        </w:r>
      </w:del>
      <w:r w:rsidR="00A037F6" w:rsidRPr="0000585A">
        <w:rPr>
          <w:rFonts w:ascii="Times New Roman" w:hAnsi="Times New Roman" w:cs="Times New Roman"/>
          <w:sz w:val="24"/>
          <w:szCs w:val="24"/>
        </w:rPr>
        <w:t xml:space="preserve"> readers </w:t>
      </w:r>
      <w:ins w:id="27" w:author="Bixler, Thomas M" w:date="2026-01-22T15:07:00Z" w16du:dateUtc="2026-01-22T20:07:00Z">
        <w:r w:rsidR="008B3D3A">
          <w:rPr>
            <w:rFonts w:ascii="Times New Roman" w:hAnsi="Times New Roman" w:cs="Times New Roman"/>
            <w:sz w:val="24"/>
            <w:szCs w:val="24"/>
          </w:rPr>
          <w:t xml:space="preserve">without dyslexia </w:t>
        </w:r>
      </w:ins>
      <w:r w:rsidR="00A037F6" w:rsidRPr="0000585A">
        <w:rPr>
          <w:rFonts w:ascii="Times New Roman" w:hAnsi="Times New Roman" w:cs="Times New Roman"/>
          <w:sz w:val="24"/>
          <w:szCs w:val="24"/>
        </w:rPr>
        <w:t>(</w:t>
      </w:r>
      <w:proofErr w:type="spellStart"/>
      <w:r w:rsidR="00A037F6" w:rsidRPr="0000585A">
        <w:rPr>
          <w:rFonts w:ascii="Times New Roman" w:hAnsi="Times New Roman" w:cs="Times New Roman"/>
          <w:i/>
          <w:iCs/>
          <w:sz w:val="24"/>
          <w:szCs w:val="24"/>
        </w:rPr>
        <w:t>M</w:t>
      </w:r>
      <w:r w:rsidR="00A037F6" w:rsidRPr="0000585A">
        <w:rPr>
          <w:rFonts w:ascii="Times New Roman" w:hAnsi="Times New Roman" w:cs="Times New Roman"/>
          <w:sz w:val="24"/>
          <w:szCs w:val="24"/>
          <w:vertAlign w:val="subscript"/>
        </w:rPr>
        <w:t>Age</w:t>
      </w:r>
      <w:proofErr w:type="spellEnd"/>
      <w:r w:rsidR="00A037F6" w:rsidRPr="0000585A">
        <w:rPr>
          <w:rFonts w:ascii="Times New Roman" w:hAnsi="Times New Roman" w:cs="Times New Roman"/>
          <w:sz w:val="24"/>
          <w:szCs w:val="24"/>
          <w:vertAlign w:val="subscript"/>
        </w:rPr>
        <w:t xml:space="preserve"> </w:t>
      </w:r>
      <w:r w:rsidR="00A037F6" w:rsidRPr="0000585A">
        <w:rPr>
          <w:rFonts w:ascii="Times New Roman" w:hAnsi="Times New Roman" w:cs="Times New Roman"/>
          <w:sz w:val="24"/>
          <w:szCs w:val="24"/>
        </w:rPr>
        <w:t xml:space="preserve">= 17.82, </w:t>
      </w:r>
      <w:proofErr w:type="spellStart"/>
      <w:r w:rsidR="00A037F6" w:rsidRPr="0000585A">
        <w:rPr>
          <w:rFonts w:ascii="Times New Roman" w:hAnsi="Times New Roman" w:cs="Times New Roman"/>
          <w:i/>
          <w:iCs/>
          <w:sz w:val="24"/>
          <w:szCs w:val="24"/>
        </w:rPr>
        <w:t>SD</w:t>
      </w:r>
      <w:r w:rsidR="00A037F6" w:rsidRPr="0000585A">
        <w:rPr>
          <w:rFonts w:ascii="Times New Roman" w:hAnsi="Times New Roman" w:cs="Times New Roman"/>
          <w:sz w:val="24"/>
          <w:szCs w:val="24"/>
          <w:vertAlign w:val="subscript"/>
        </w:rPr>
        <w:t>Age</w:t>
      </w:r>
      <w:proofErr w:type="spellEnd"/>
      <w:r w:rsidR="00A037F6" w:rsidRPr="0000585A">
        <w:rPr>
          <w:rFonts w:ascii="Times New Roman" w:hAnsi="Times New Roman" w:cs="Times New Roman"/>
          <w:sz w:val="24"/>
          <w:szCs w:val="24"/>
        </w:rPr>
        <w:t xml:space="preserve"> = 2.25) participated in the present study. Due to technical problems and image artifacts, resting-state scans are not available for </w:t>
      </w:r>
      <w:ins w:id="28" w:author="Bixler, Thomas M" w:date="2026-01-22T15:08:00Z" w16du:dateUtc="2026-01-22T20:08:00Z">
        <w:r w:rsidR="008B3D3A">
          <w:rPr>
            <w:rFonts w:ascii="Times New Roman" w:hAnsi="Times New Roman" w:cs="Times New Roman"/>
            <w:sz w:val="24"/>
            <w:szCs w:val="24"/>
          </w:rPr>
          <w:t>three</w:t>
        </w:r>
      </w:ins>
      <w:del w:id="29" w:author="Bixler, Thomas M" w:date="2026-01-22T15:08:00Z" w16du:dateUtc="2026-01-22T20:08:00Z">
        <w:r w:rsidR="00A037F6" w:rsidRPr="0000585A" w:rsidDel="008B3D3A">
          <w:rPr>
            <w:rFonts w:ascii="Times New Roman" w:hAnsi="Times New Roman" w:cs="Times New Roman"/>
            <w:sz w:val="24"/>
            <w:szCs w:val="24"/>
          </w:rPr>
          <w:delText>3</w:delText>
        </w:r>
      </w:del>
      <w:r w:rsidR="00A037F6" w:rsidRPr="0000585A">
        <w:rPr>
          <w:rFonts w:ascii="Times New Roman" w:hAnsi="Times New Roman" w:cs="Times New Roman"/>
          <w:sz w:val="24"/>
          <w:szCs w:val="24"/>
        </w:rPr>
        <w:t xml:space="preserve"> nonimpaired participants. For </w:t>
      </w:r>
      <w:ins w:id="30" w:author="Bixler, Thomas M" w:date="2026-01-22T15:08:00Z" w16du:dateUtc="2026-01-22T20:08:00Z">
        <w:r w:rsidR="008B3D3A">
          <w:rPr>
            <w:rFonts w:ascii="Times New Roman" w:hAnsi="Times New Roman" w:cs="Times New Roman"/>
            <w:sz w:val="24"/>
            <w:szCs w:val="24"/>
          </w:rPr>
          <w:t>one</w:t>
        </w:r>
      </w:ins>
      <w:del w:id="31" w:author="Bixler, Thomas M" w:date="2026-01-22T15:08:00Z" w16du:dateUtc="2026-01-22T20:08:00Z">
        <w:r w:rsidR="00A037F6" w:rsidRPr="0000585A" w:rsidDel="008B3D3A">
          <w:rPr>
            <w:rFonts w:ascii="Times New Roman" w:hAnsi="Times New Roman" w:cs="Times New Roman"/>
            <w:sz w:val="24"/>
            <w:szCs w:val="24"/>
          </w:rPr>
          <w:delText>1</w:delText>
        </w:r>
      </w:del>
      <w:r w:rsidR="00A037F6" w:rsidRPr="0000585A">
        <w:rPr>
          <w:rFonts w:ascii="Times New Roman" w:hAnsi="Times New Roman" w:cs="Times New Roman"/>
          <w:sz w:val="24"/>
          <w:szCs w:val="24"/>
        </w:rPr>
        <w:t xml:space="preserve"> individual with dyslexia, we excluded the data for the phonological lexical decision task from our analysis, because head movements were too severe for a correction (i.e., 140 of 146 scans were affected in one session). All participants were male, right-handed, and had normal or corrected-to-normal vision. </w:t>
      </w:r>
      <w:del w:id="32" w:author="Bixler, Thomas M" w:date="2026-02-03T14:40:00Z" w16du:dateUtc="2026-02-03T19:40:00Z">
        <w:r w:rsidR="00A037F6" w:rsidRPr="0000585A" w:rsidDel="005F15C9">
          <w:rPr>
            <w:rFonts w:ascii="Times New Roman" w:hAnsi="Times New Roman" w:cs="Times New Roman"/>
            <w:sz w:val="24"/>
            <w:szCs w:val="24"/>
          </w:rPr>
          <w:delText>I got the</w:delText>
        </w:r>
      </w:del>
      <w:ins w:id="33" w:author="Bixler, Thomas M" w:date="2026-02-03T14:40:00Z" w16du:dateUtc="2026-02-03T19:40:00Z">
        <w:r w:rsidR="005F15C9">
          <w:rPr>
            <w:rFonts w:ascii="Times New Roman" w:hAnsi="Times New Roman" w:cs="Times New Roman"/>
            <w:sz w:val="24"/>
            <w:szCs w:val="24"/>
          </w:rPr>
          <w:t>The</w:t>
        </w:r>
      </w:ins>
      <w:r w:rsidR="00A037F6" w:rsidRPr="0000585A">
        <w:rPr>
          <w:rFonts w:ascii="Times New Roman" w:hAnsi="Times New Roman" w:cs="Times New Roman"/>
          <w:sz w:val="24"/>
          <w:szCs w:val="24"/>
        </w:rPr>
        <w:t xml:space="preserve"> study </w:t>
      </w:r>
      <w:ins w:id="34" w:author="Bixler, Thomas M" w:date="2026-02-03T14:41:00Z" w16du:dateUtc="2026-02-03T19:41:00Z">
        <w:r w:rsidR="005F15C9">
          <w:rPr>
            <w:rFonts w:ascii="Times New Roman" w:hAnsi="Times New Roman" w:cs="Times New Roman"/>
            <w:sz w:val="24"/>
            <w:szCs w:val="24"/>
          </w:rPr>
          <w:t xml:space="preserve">was </w:t>
        </w:r>
      </w:ins>
      <w:del w:id="35" w:author="Bixler, Thomas M" w:date="2026-01-22T15:16:00Z" w16du:dateUtc="2026-01-22T20:16:00Z">
        <w:r w:rsidR="00A037F6" w:rsidRPr="0000585A" w:rsidDel="004E2564">
          <w:rPr>
            <w:rFonts w:ascii="Times New Roman" w:hAnsi="Times New Roman" w:cs="Times New Roman"/>
            <w:sz w:val="24"/>
            <w:szCs w:val="24"/>
          </w:rPr>
          <w:delText xml:space="preserve">to be </w:delText>
        </w:r>
      </w:del>
      <w:r w:rsidR="00A037F6" w:rsidRPr="0000585A">
        <w:rPr>
          <w:rFonts w:ascii="Times New Roman" w:hAnsi="Times New Roman" w:cs="Times New Roman"/>
          <w:sz w:val="24"/>
          <w:szCs w:val="24"/>
        </w:rPr>
        <w:t>approved by the ethics committee of the University of Salzburg (</w:t>
      </w:r>
      <w:proofErr w:type="spellStart"/>
      <w:r w:rsidR="00A037F6" w:rsidRPr="0000585A">
        <w:rPr>
          <w:rFonts w:ascii="Times New Roman" w:hAnsi="Times New Roman" w:cs="Times New Roman"/>
          <w:sz w:val="24"/>
          <w:szCs w:val="24"/>
        </w:rPr>
        <w:t>Ethikkommission</w:t>
      </w:r>
      <w:proofErr w:type="spellEnd"/>
      <w:r w:rsidR="00A037F6" w:rsidRPr="0000585A">
        <w:rPr>
          <w:rFonts w:ascii="Times New Roman" w:hAnsi="Times New Roman" w:cs="Times New Roman"/>
          <w:sz w:val="24"/>
          <w:szCs w:val="24"/>
        </w:rPr>
        <w:t xml:space="preserve"> der Universität Salzburg). Participants gave written informed consent and were paid for their participation. </w:t>
      </w:r>
    </w:p>
    <w:p w14:paraId="7FC8EDA9" w14:textId="77777777" w:rsidR="009870F6" w:rsidRPr="0000585A" w:rsidRDefault="009870F6" w:rsidP="007C6ADE">
      <w:pPr>
        <w:spacing w:after="0"/>
        <w:rPr>
          <w:rFonts w:ascii="Times New Roman" w:hAnsi="Times New Roman" w:cs="Times New Roman"/>
          <w:sz w:val="24"/>
          <w:szCs w:val="24"/>
        </w:rPr>
      </w:pPr>
      <w:r w:rsidRPr="0000585A">
        <w:rPr>
          <w:rFonts w:ascii="Times New Roman" w:hAnsi="Times New Roman" w:cs="Times New Roman"/>
          <w:sz w:val="24"/>
          <w:szCs w:val="24"/>
        </w:rPr>
        <w:br w:type="page"/>
      </w:r>
    </w:p>
    <w:p w14:paraId="0625F99C" w14:textId="35500E78" w:rsidR="009870F6" w:rsidRPr="0000585A" w:rsidRDefault="000D5031" w:rsidP="007C6ADE">
      <w:pPr>
        <w:pStyle w:val="Heading2"/>
        <w:spacing w:before="0" w:after="0"/>
        <w:rPr>
          <w:rFonts w:ascii="Times New Roman" w:hAnsi="Times New Roman" w:cs="Times New Roman"/>
          <w:b w:val="0"/>
          <w:bCs/>
          <w:color w:val="365F91" w:themeColor="accent1" w:themeShade="BF"/>
          <w:sz w:val="24"/>
          <w:szCs w:val="24"/>
        </w:rPr>
      </w:pPr>
      <w:r w:rsidRPr="0000585A">
        <w:rPr>
          <w:rFonts w:ascii="Times New Roman" w:hAnsi="Times New Roman" w:cs="Times New Roman"/>
          <w:b w:val="0"/>
          <w:bCs/>
          <w:color w:val="365F91" w:themeColor="accent1" w:themeShade="BF"/>
          <w:sz w:val="24"/>
          <w:szCs w:val="24"/>
        </w:rPr>
        <w:lastRenderedPageBreak/>
        <w:t>Section</w:t>
      </w:r>
      <w:r w:rsidR="009870F6" w:rsidRPr="0000585A">
        <w:rPr>
          <w:rFonts w:ascii="Times New Roman" w:hAnsi="Times New Roman" w:cs="Times New Roman"/>
          <w:b w:val="0"/>
          <w:bCs/>
          <w:color w:val="365F91" w:themeColor="accent1" w:themeShade="BF"/>
          <w:sz w:val="24"/>
          <w:szCs w:val="24"/>
        </w:rPr>
        <w:t xml:space="preserve"> 3: Individual Sentences </w:t>
      </w:r>
    </w:p>
    <w:p w14:paraId="48D48384" w14:textId="77777777" w:rsidR="009870F6" w:rsidRPr="0000585A" w:rsidRDefault="009870F6" w:rsidP="007C6ADE">
      <w:pPr>
        <w:pStyle w:val="Normal1"/>
        <w:spacing w:after="0"/>
        <w:rPr>
          <w:rFonts w:ascii="Times New Roman" w:hAnsi="Times New Roman" w:cs="Times New Roman"/>
          <w:sz w:val="24"/>
          <w:szCs w:val="24"/>
        </w:rPr>
      </w:pPr>
    </w:p>
    <w:p w14:paraId="6F01BA39" w14:textId="273972CE" w:rsidR="00A037F6" w:rsidRPr="0000585A" w:rsidRDefault="00A037F6" w:rsidP="007C6ADE">
      <w:pPr>
        <w:spacing w:after="0" w:line="240" w:lineRule="auto"/>
        <w:rPr>
          <w:rFonts w:ascii="Times New Roman" w:hAnsi="Times New Roman" w:cs="Times New Roman"/>
          <w:sz w:val="24"/>
          <w:szCs w:val="24"/>
        </w:rPr>
      </w:pPr>
      <w:r w:rsidRPr="0000585A">
        <w:rPr>
          <w:rFonts w:ascii="Times New Roman" w:hAnsi="Times New Roman" w:cs="Times New Roman"/>
          <w:sz w:val="24"/>
          <w:szCs w:val="24"/>
        </w:rPr>
        <w:t>Please edit the following</w:t>
      </w:r>
      <w:r w:rsidR="009870F6" w:rsidRPr="0000585A">
        <w:rPr>
          <w:rFonts w:ascii="Times New Roman" w:hAnsi="Times New Roman" w:cs="Times New Roman"/>
          <w:sz w:val="24"/>
          <w:szCs w:val="24"/>
        </w:rPr>
        <w:t xml:space="preserve"> isolated</w:t>
      </w:r>
      <w:r w:rsidRPr="0000585A">
        <w:rPr>
          <w:rFonts w:ascii="Times New Roman" w:hAnsi="Times New Roman" w:cs="Times New Roman"/>
          <w:sz w:val="24"/>
          <w:szCs w:val="24"/>
        </w:rPr>
        <w:t xml:space="preserve"> sentences for appropriate </w:t>
      </w:r>
      <w:r w:rsidRPr="00EC10BE">
        <w:rPr>
          <w:rFonts w:ascii="Times New Roman" w:hAnsi="Times New Roman" w:cs="Times New Roman"/>
          <w:b/>
          <w:bCs/>
          <w:sz w:val="24"/>
          <w:szCs w:val="24"/>
        </w:rPr>
        <w:t>transitional adverb</w:t>
      </w:r>
      <w:r w:rsidRPr="0000585A">
        <w:rPr>
          <w:rFonts w:ascii="Times New Roman" w:hAnsi="Times New Roman" w:cs="Times New Roman"/>
          <w:sz w:val="24"/>
          <w:szCs w:val="24"/>
        </w:rPr>
        <w:t xml:space="preserve"> usage and conciseness. </w:t>
      </w:r>
    </w:p>
    <w:p w14:paraId="61F603CE" w14:textId="77777777" w:rsidR="000D5031" w:rsidRPr="0000585A" w:rsidRDefault="000D5031" w:rsidP="007C6ADE">
      <w:pPr>
        <w:spacing w:after="0" w:line="240" w:lineRule="auto"/>
        <w:rPr>
          <w:rFonts w:ascii="Times New Roman" w:hAnsi="Times New Roman" w:cs="Times New Roman"/>
          <w:sz w:val="24"/>
          <w:szCs w:val="24"/>
        </w:rPr>
      </w:pPr>
    </w:p>
    <w:p w14:paraId="3052150B" w14:textId="3270C502" w:rsidR="00A037F6" w:rsidRPr="0000585A" w:rsidRDefault="00A037F6" w:rsidP="007C6ADE">
      <w:pPr>
        <w:pStyle w:val="ListParagraph"/>
        <w:numPr>
          <w:ilvl w:val="0"/>
          <w:numId w:val="10"/>
        </w:numPr>
        <w:contextualSpacing w:val="0"/>
        <w:rPr>
          <w:rFonts w:ascii="Times New Roman" w:hAnsi="Times New Roman"/>
        </w:rPr>
      </w:pPr>
      <w:r w:rsidRPr="0000585A">
        <w:rPr>
          <w:rFonts w:ascii="Times New Roman" w:hAnsi="Times New Roman"/>
        </w:rPr>
        <w:t xml:space="preserve">Participants in the testing condition displayed no long-term memory enhancement. </w:t>
      </w:r>
      <w:ins w:id="36" w:author="Bixler, Thomas M" w:date="2026-01-22T15:17:00Z" w16du:dateUtc="2026-01-22T20:17:00Z">
        <w:r w:rsidR="004E2564">
          <w:rPr>
            <w:rFonts w:ascii="Times New Roman" w:hAnsi="Times New Roman"/>
          </w:rPr>
          <w:t xml:space="preserve">However, </w:t>
        </w:r>
      </w:ins>
      <w:ins w:id="37" w:author="Bixler, Thomas M" w:date="2026-01-22T15:18:00Z" w16du:dateUtc="2026-01-22T20:18:00Z">
        <w:r w:rsidR="004E2564">
          <w:rPr>
            <w:rFonts w:ascii="Times New Roman" w:hAnsi="Times New Roman"/>
          </w:rPr>
          <w:t>p</w:t>
        </w:r>
      </w:ins>
      <w:del w:id="38" w:author="Bixler, Thomas M" w:date="2026-01-22T15:18:00Z" w16du:dateUtc="2026-01-22T20:18:00Z">
        <w:r w:rsidRPr="0000585A" w:rsidDel="004E2564">
          <w:rPr>
            <w:rFonts w:ascii="Times New Roman" w:hAnsi="Times New Roman"/>
          </w:rPr>
          <w:delText>P</w:delText>
        </w:r>
      </w:del>
      <w:r w:rsidRPr="0000585A">
        <w:rPr>
          <w:rFonts w:ascii="Times New Roman" w:hAnsi="Times New Roman"/>
        </w:rPr>
        <w:t xml:space="preserve">articipants in the restudy condition showed greater long-term memory, in direction opposition of findings for the participants in the testing condition. </w:t>
      </w:r>
    </w:p>
    <w:p w14:paraId="57FE160B" w14:textId="77777777" w:rsidR="00A037F6" w:rsidRPr="0000585A" w:rsidRDefault="00A037F6" w:rsidP="007C6ADE">
      <w:pPr>
        <w:spacing w:after="0"/>
        <w:rPr>
          <w:rFonts w:ascii="Times New Roman" w:hAnsi="Times New Roman" w:cs="Times New Roman"/>
          <w:sz w:val="24"/>
          <w:szCs w:val="24"/>
        </w:rPr>
      </w:pPr>
    </w:p>
    <w:p w14:paraId="49A09609" w14:textId="49D40C74" w:rsidR="00A037F6" w:rsidRPr="0000585A" w:rsidRDefault="00A037F6" w:rsidP="007C6ADE">
      <w:pPr>
        <w:pStyle w:val="ListParagraph"/>
        <w:numPr>
          <w:ilvl w:val="0"/>
          <w:numId w:val="10"/>
        </w:numPr>
        <w:contextualSpacing w:val="0"/>
        <w:rPr>
          <w:rFonts w:ascii="Times New Roman" w:hAnsi="Times New Roman"/>
        </w:rPr>
      </w:pPr>
      <w:del w:id="39" w:author="Bixler, Thomas M" w:date="2026-01-22T15:18:00Z" w16du:dateUtc="2026-01-22T20:18:00Z">
        <w:r w:rsidRPr="0000585A" w:rsidDel="004E2564">
          <w:rPr>
            <w:rFonts w:ascii="Times New Roman" w:hAnsi="Times New Roman"/>
          </w:rPr>
          <w:delText>We would also like to add that</w:delText>
        </w:r>
      </w:del>
      <w:ins w:id="40" w:author="Bixler, Thomas M" w:date="2026-01-22T15:18:00Z" w16du:dateUtc="2026-01-22T20:18:00Z">
        <w:r w:rsidR="004E2564">
          <w:rPr>
            <w:rFonts w:ascii="Times New Roman" w:hAnsi="Times New Roman"/>
          </w:rPr>
          <w:t>Moreo</w:t>
        </w:r>
      </w:ins>
      <w:ins w:id="41" w:author="Bixler, Thomas M" w:date="2026-01-22T15:19:00Z" w16du:dateUtc="2026-01-22T20:19:00Z">
        <w:r w:rsidR="004E2564">
          <w:rPr>
            <w:rFonts w:ascii="Times New Roman" w:hAnsi="Times New Roman"/>
          </w:rPr>
          <w:t>ver,</w:t>
        </w:r>
      </w:ins>
      <w:r w:rsidRPr="0000585A">
        <w:rPr>
          <w:rFonts w:ascii="Times New Roman" w:hAnsi="Times New Roman"/>
        </w:rPr>
        <w:t xml:space="preserve"> there is substantial evidence of greater frontal lobe activation during emotional stimulation.</w:t>
      </w:r>
    </w:p>
    <w:p w14:paraId="30A8C2A5" w14:textId="77777777" w:rsidR="00A037F6" w:rsidRPr="0000585A" w:rsidRDefault="00A037F6" w:rsidP="007C6ADE">
      <w:pPr>
        <w:spacing w:after="0"/>
        <w:ind w:left="360"/>
        <w:rPr>
          <w:rFonts w:ascii="Times New Roman" w:hAnsi="Times New Roman" w:cs="Times New Roman"/>
          <w:sz w:val="24"/>
          <w:szCs w:val="24"/>
        </w:rPr>
      </w:pPr>
    </w:p>
    <w:p w14:paraId="553FF295" w14:textId="3F5987C4" w:rsidR="00A037F6" w:rsidRPr="0000585A" w:rsidRDefault="00A037F6" w:rsidP="007C6ADE">
      <w:pPr>
        <w:pStyle w:val="ListParagraph"/>
        <w:numPr>
          <w:ilvl w:val="0"/>
          <w:numId w:val="10"/>
        </w:numPr>
        <w:contextualSpacing w:val="0"/>
        <w:rPr>
          <w:rFonts w:ascii="Times New Roman" w:hAnsi="Times New Roman"/>
        </w:rPr>
      </w:pPr>
      <w:r w:rsidRPr="0000585A">
        <w:rPr>
          <w:rFonts w:ascii="Times New Roman" w:hAnsi="Times New Roman"/>
        </w:rPr>
        <w:t xml:space="preserve">These participants were excluded </w:t>
      </w:r>
      <w:ins w:id="42" w:author="Bixler, Thomas M" w:date="2026-01-22T15:19:00Z" w16du:dateUtc="2026-01-22T20:19:00Z">
        <w:r w:rsidR="004E2564">
          <w:rPr>
            <w:rFonts w:ascii="Times New Roman" w:hAnsi="Times New Roman"/>
          </w:rPr>
          <w:t>because</w:t>
        </w:r>
      </w:ins>
      <w:ins w:id="43" w:author="Bixler, Thomas M" w:date="2026-01-22T15:20:00Z" w16du:dateUtc="2026-01-22T20:20:00Z">
        <w:r w:rsidR="004E2564">
          <w:rPr>
            <w:rFonts w:ascii="Times New Roman" w:hAnsi="Times New Roman"/>
          </w:rPr>
          <w:t xml:space="preserve"> </w:t>
        </w:r>
      </w:ins>
      <w:del w:id="44" w:author="Bixler, Thomas M" w:date="2026-01-22T15:19:00Z" w16du:dateUtc="2026-01-22T20:19:00Z">
        <w:r w:rsidRPr="0000585A" w:rsidDel="004E2564">
          <w:rPr>
            <w:rFonts w:ascii="Times New Roman" w:hAnsi="Times New Roman"/>
          </w:rPr>
          <w:delText xml:space="preserve">since </w:delText>
        </w:r>
      </w:del>
      <w:r w:rsidRPr="0000585A">
        <w:rPr>
          <w:rFonts w:ascii="Times New Roman" w:hAnsi="Times New Roman"/>
        </w:rPr>
        <w:t>they did not complete the entire survey.</w:t>
      </w:r>
    </w:p>
    <w:p w14:paraId="114A1247" w14:textId="77777777" w:rsidR="00A037F6" w:rsidRPr="0000585A" w:rsidRDefault="00A037F6" w:rsidP="007C6ADE">
      <w:pPr>
        <w:spacing w:after="0"/>
        <w:ind w:left="360"/>
        <w:rPr>
          <w:rFonts w:ascii="Times New Roman" w:hAnsi="Times New Roman" w:cs="Times New Roman"/>
          <w:sz w:val="24"/>
          <w:szCs w:val="24"/>
        </w:rPr>
      </w:pPr>
    </w:p>
    <w:p w14:paraId="61ABE098" w14:textId="77157E6C" w:rsidR="00A037F6" w:rsidRPr="0000585A" w:rsidRDefault="004E2564" w:rsidP="007C6ADE">
      <w:pPr>
        <w:pStyle w:val="ListParagraph"/>
        <w:numPr>
          <w:ilvl w:val="0"/>
          <w:numId w:val="10"/>
        </w:numPr>
        <w:contextualSpacing w:val="0"/>
        <w:rPr>
          <w:rFonts w:ascii="Times New Roman" w:hAnsi="Times New Roman"/>
        </w:rPr>
      </w:pPr>
      <w:ins w:id="45" w:author="Bixler, Thomas M" w:date="2026-01-22T15:20:00Z" w16du:dateUtc="2026-01-22T20:20:00Z">
        <w:r>
          <w:rPr>
            <w:rFonts w:ascii="Times New Roman" w:hAnsi="Times New Roman"/>
          </w:rPr>
          <w:t>Therefore, i</w:t>
        </w:r>
      </w:ins>
      <w:del w:id="46" w:author="Bixler, Thomas M" w:date="2026-01-22T15:20:00Z" w16du:dateUtc="2026-01-22T20:20:00Z">
        <w:r w:rsidR="00A037F6" w:rsidRPr="0000585A" w:rsidDel="004E2564">
          <w:rPr>
            <w:rFonts w:ascii="Times New Roman" w:hAnsi="Times New Roman"/>
          </w:rPr>
          <w:delText>I</w:delText>
        </w:r>
      </w:del>
      <w:r w:rsidR="00A037F6" w:rsidRPr="0000585A">
        <w:rPr>
          <w:rFonts w:ascii="Times New Roman" w:hAnsi="Times New Roman"/>
        </w:rPr>
        <w:t xml:space="preserve">f we do not see any evidence of memory loss for patients with a reading disorder, we can conclude </w:t>
      </w:r>
      <w:ins w:id="47" w:author="Bixler, Thomas M" w:date="2026-01-22T15:20:00Z" w16du:dateUtc="2026-01-22T20:20:00Z">
        <w:r>
          <w:rPr>
            <w:rFonts w:ascii="Times New Roman" w:hAnsi="Times New Roman"/>
          </w:rPr>
          <w:t xml:space="preserve">that </w:t>
        </w:r>
      </w:ins>
      <w:ins w:id="48" w:author="Bixler, Thomas M" w:date="2026-01-22T15:19:00Z" w16du:dateUtc="2026-01-22T20:19:00Z">
        <w:r>
          <w:rPr>
            <w:rFonts w:ascii="Times New Roman" w:hAnsi="Times New Roman"/>
          </w:rPr>
          <w:t xml:space="preserve">we </w:t>
        </w:r>
      </w:ins>
      <w:r w:rsidR="00A037F6" w:rsidRPr="0000585A">
        <w:rPr>
          <w:rFonts w:ascii="Times New Roman" w:hAnsi="Times New Roman"/>
        </w:rPr>
        <w:t>need</w:t>
      </w:r>
      <w:del w:id="49" w:author="Bixler, Thomas M" w:date="2026-01-22T15:19:00Z" w16du:dateUtc="2026-01-22T20:19:00Z">
        <w:r w:rsidR="00A037F6" w:rsidRPr="0000585A" w:rsidDel="004E2564">
          <w:rPr>
            <w:rFonts w:ascii="Times New Roman" w:hAnsi="Times New Roman"/>
          </w:rPr>
          <w:delText>ing</w:delText>
        </w:r>
      </w:del>
      <w:r w:rsidR="00A037F6" w:rsidRPr="0000585A">
        <w:rPr>
          <w:rFonts w:ascii="Times New Roman" w:hAnsi="Times New Roman"/>
        </w:rPr>
        <w:t xml:space="preserve"> more work in this particular area of research.  </w:t>
      </w:r>
    </w:p>
    <w:p w14:paraId="19D406E8" w14:textId="77777777" w:rsidR="00A037F6" w:rsidRPr="0000585A" w:rsidRDefault="00A037F6" w:rsidP="007C6ADE">
      <w:pPr>
        <w:spacing w:after="0"/>
        <w:ind w:left="720"/>
        <w:rPr>
          <w:rFonts w:ascii="Times New Roman" w:hAnsi="Times New Roman" w:cs="Times New Roman"/>
          <w:sz w:val="24"/>
          <w:szCs w:val="24"/>
        </w:rPr>
      </w:pPr>
    </w:p>
    <w:p w14:paraId="3A16D65B" w14:textId="77777777" w:rsidR="00A037F6" w:rsidRPr="0000585A" w:rsidRDefault="00A037F6" w:rsidP="007C6ADE">
      <w:pPr>
        <w:pStyle w:val="Normal1"/>
        <w:spacing w:after="0" w:line="240" w:lineRule="auto"/>
        <w:rPr>
          <w:rFonts w:ascii="Times New Roman" w:hAnsi="Times New Roman" w:cs="Times New Roman"/>
          <w:sz w:val="24"/>
          <w:szCs w:val="24"/>
        </w:rPr>
      </w:pPr>
    </w:p>
    <w:p w14:paraId="72644454" w14:textId="77777777" w:rsidR="00747FE3" w:rsidRPr="0000585A" w:rsidRDefault="00747FE3" w:rsidP="007C6ADE">
      <w:pPr>
        <w:pStyle w:val="Normal1"/>
        <w:spacing w:after="0" w:line="240" w:lineRule="auto"/>
        <w:rPr>
          <w:rFonts w:ascii="Times New Roman" w:hAnsi="Times New Roman" w:cs="Times New Roman"/>
          <w:sz w:val="24"/>
          <w:szCs w:val="24"/>
        </w:rPr>
      </w:pPr>
    </w:p>
    <w:p w14:paraId="0F36DE43" w14:textId="68BF5E74" w:rsidR="00ED3767" w:rsidRPr="0000585A" w:rsidRDefault="00ED3767" w:rsidP="007C6ADE">
      <w:pPr>
        <w:spacing w:after="0"/>
        <w:rPr>
          <w:rFonts w:ascii="Times New Roman" w:hAnsi="Times New Roman" w:cs="Times New Roman"/>
          <w:sz w:val="24"/>
          <w:szCs w:val="24"/>
        </w:rPr>
      </w:pPr>
    </w:p>
    <w:p w14:paraId="35369BF0" w14:textId="77777777" w:rsidR="000D5031" w:rsidRPr="0000585A" w:rsidRDefault="000D5031" w:rsidP="007C6ADE">
      <w:pPr>
        <w:spacing w:after="0"/>
        <w:rPr>
          <w:rFonts w:ascii="Times New Roman" w:hAnsi="Times New Roman" w:cs="Times New Roman"/>
          <w:b/>
          <w:bCs/>
          <w:sz w:val="24"/>
          <w:szCs w:val="24"/>
        </w:rPr>
      </w:pPr>
      <w:r w:rsidRPr="0000585A">
        <w:rPr>
          <w:rFonts w:ascii="Times New Roman" w:hAnsi="Times New Roman" w:cs="Times New Roman"/>
          <w:b/>
          <w:bCs/>
          <w:sz w:val="24"/>
          <w:szCs w:val="24"/>
        </w:rPr>
        <w:br w:type="page"/>
      </w:r>
    </w:p>
    <w:p w14:paraId="6B048399" w14:textId="77777777" w:rsidR="000D5031" w:rsidRPr="0000585A" w:rsidRDefault="000D5031" w:rsidP="007C6ADE">
      <w:pPr>
        <w:pStyle w:val="Heading2"/>
        <w:spacing w:before="0" w:after="0"/>
        <w:rPr>
          <w:rFonts w:ascii="Times New Roman" w:hAnsi="Times New Roman" w:cs="Times New Roman"/>
          <w:b w:val="0"/>
          <w:bCs/>
          <w:color w:val="365F91" w:themeColor="accent1" w:themeShade="BF"/>
          <w:sz w:val="24"/>
          <w:szCs w:val="24"/>
        </w:rPr>
      </w:pPr>
      <w:r w:rsidRPr="0000585A">
        <w:rPr>
          <w:rFonts w:ascii="Times New Roman" w:hAnsi="Times New Roman" w:cs="Times New Roman"/>
          <w:b w:val="0"/>
          <w:bCs/>
          <w:color w:val="365F91" w:themeColor="accent1" w:themeShade="BF"/>
          <w:sz w:val="24"/>
          <w:szCs w:val="24"/>
        </w:rPr>
        <w:lastRenderedPageBreak/>
        <w:t>Section 4: Reference List</w:t>
      </w:r>
    </w:p>
    <w:p w14:paraId="7CF6BEA5" w14:textId="77777777" w:rsidR="000D5031" w:rsidRPr="0000585A" w:rsidRDefault="000D5031" w:rsidP="007C6ADE">
      <w:pPr>
        <w:spacing w:after="0" w:line="240" w:lineRule="auto"/>
        <w:rPr>
          <w:rFonts w:ascii="Times New Roman" w:hAnsi="Times New Roman" w:cs="Times New Roman"/>
          <w:b/>
          <w:bCs/>
          <w:color w:val="365F91" w:themeColor="accent1" w:themeShade="BF"/>
          <w:sz w:val="24"/>
          <w:szCs w:val="24"/>
        </w:rPr>
      </w:pPr>
    </w:p>
    <w:p w14:paraId="5B7F9CE9" w14:textId="2D4A77B9" w:rsidR="000D5031" w:rsidRPr="0000585A" w:rsidRDefault="000D5031" w:rsidP="007C6ADE">
      <w:pPr>
        <w:spacing w:after="0" w:line="240" w:lineRule="auto"/>
        <w:rPr>
          <w:rFonts w:ascii="Times New Roman" w:hAnsi="Times New Roman" w:cs="Times New Roman"/>
          <w:sz w:val="24"/>
          <w:szCs w:val="24"/>
        </w:rPr>
      </w:pPr>
      <w:r w:rsidRPr="0000585A">
        <w:rPr>
          <w:rFonts w:ascii="Times New Roman" w:hAnsi="Times New Roman" w:cs="Times New Roman"/>
          <w:sz w:val="24"/>
          <w:szCs w:val="24"/>
        </w:rPr>
        <w:t xml:space="preserve">Please edit the following reference list by organizing </w:t>
      </w:r>
      <w:r w:rsidR="00857B1F" w:rsidRPr="0000585A">
        <w:rPr>
          <w:rFonts w:ascii="Times New Roman" w:hAnsi="Times New Roman" w:cs="Times New Roman"/>
          <w:sz w:val="24"/>
          <w:szCs w:val="24"/>
        </w:rPr>
        <w:t xml:space="preserve">across the </w:t>
      </w:r>
      <w:r w:rsidRPr="0000585A">
        <w:rPr>
          <w:rFonts w:ascii="Times New Roman" w:hAnsi="Times New Roman" w:cs="Times New Roman"/>
          <w:sz w:val="24"/>
          <w:szCs w:val="24"/>
        </w:rPr>
        <w:t xml:space="preserve">citations according to alphabetical and chronological order. In addition, please fix any APA errors within the </w:t>
      </w:r>
      <w:r w:rsidR="00857B1F" w:rsidRPr="0000585A">
        <w:rPr>
          <w:rFonts w:ascii="Times New Roman" w:hAnsi="Times New Roman" w:cs="Times New Roman"/>
          <w:sz w:val="24"/>
          <w:szCs w:val="24"/>
        </w:rPr>
        <w:t xml:space="preserve">individual </w:t>
      </w:r>
      <w:r w:rsidRPr="0000585A">
        <w:rPr>
          <w:rFonts w:ascii="Times New Roman" w:hAnsi="Times New Roman" w:cs="Times New Roman"/>
          <w:sz w:val="24"/>
          <w:szCs w:val="24"/>
        </w:rPr>
        <w:t xml:space="preserve">citations (e.g., italicization of journal title). </w:t>
      </w:r>
      <w:r w:rsidR="004A3939">
        <w:rPr>
          <w:rFonts w:ascii="Times New Roman" w:hAnsi="Times New Roman" w:cs="Times New Roman"/>
          <w:sz w:val="24"/>
          <w:szCs w:val="24"/>
        </w:rPr>
        <w:t>*This is a separate list from the Intro and Method above, so focus on editing this reference list and not whether it matches the references in the sections above.</w:t>
      </w:r>
    </w:p>
    <w:p w14:paraId="2EA857D0" w14:textId="49B36DC9" w:rsidR="000D5031" w:rsidRPr="0000585A" w:rsidRDefault="000D5031" w:rsidP="007C6ADE">
      <w:pPr>
        <w:pStyle w:val="Heading2"/>
        <w:spacing w:before="0" w:after="0"/>
        <w:rPr>
          <w:rFonts w:ascii="Times New Roman" w:hAnsi="Times New Roman" w:cs="Times New Roman"/>
          <w:b w:val="0"/>
          <w:bCs/>
          <w:color w:val="365F91" w:themeColor="accent1" w:themeShade="BF"/>
          <w:sz w:val="24"/>
          <w:szCs w:val="24"/>
        </w:rPr>
      </w:pPr>
    </w:p>
    <w:p w14:paraId="209B668A" w14:textId="5B931918" w:rsidR="000D5031" w:rsidRPr="0000585A" w:rsidRDefault="000D5031" w:rsidP="007C6ADE">
      <w:pPr>
        <w:widowControl w:val="0"/>
        <w:autoSpaceDE w:val="0"/>
        <w:autoSpaceDN w:val="0"/>
        <w:adjustRightInd w:val="0"/>
        <w:spacing w:after="0" w:line="480" w:lineRule="auto"/>
        <w:ind w:left="480" w:hanging="480"/>
        <w:jc w:val="center"/>
        <w:rPr>
          <w:rFonts w:ascii="Times New Roman" w:hAnsi="Times New Roman" w:cs="Times New Roman"/>
          <w:b/>
          <w:bCs/>
          <w:sz w:val="24"/>
          <w:szCs w:val="24"/>
        </w:rPr>
      </w:pPr>
      <w:r w:rsidRPr="0000585A">
        <w:rPr>
          <w:rFonts w:ascii="Times New Roman" w:hAnsi="Times New Roman" w:cs="Times New Roman"/>
          <w:b/>
          <w:bCs/>
          <w:sz w:val="24"/>
          <w:szCs w:val="24"/>
        </w:rPr>
        <w:t>References</w:t>
      </w:r>
    </w:p>
    <w:p w14:paraId="04B97F59" w14:textId="52A29113" w:rsidR="000D5031" w:rsidRPr="0000585A" w:rsidRDefault="000D5031" w:rsidP="007C6ADE">
      <w:pPr>
        <w:widowControl w:val="0"/>
        <w:autoSpaceDE w:val="0"/>
        <w:autoSpaceDN w:val="0"/>
        <w:adjustRightInd w:val="0"/>
        <w:spacing w:after="0" w:line="480" w:lineRule="auto"/>
        <w:ind w:left="480" w:hanging="480"/>
        <w:rPr>
          <w:rFonts w:ascii="Times New Roman" w:hAnsi="Times New Roman" w:cs="Times New Roman"/>
          <w:sz w:val="24"/>
          <w:szCs w:val="24"/>
        </w:rPr>
      </w:pPr>
      <w:r w:rsidRPr="00F517F2">
        <w:rPr>
          <w:rFonts w:ascii="Times New Roman" w:hAnsi="Times New Roman" w:cs="Times New Roman"/>
          <w:sz w:val="24"/>
          <w:szCs w:val="24"/>
        </w:rPr>
        <w:t xml:space="preserve">Ben-Yehudah, </w:t>
      </w:r>
      <w:ins w:id="50" w:author="Bixler, Thomas M" w:date="2026-01-22T15:24:00Z" w16du:dateUtc="2026-01-22T20:24:00Z">
        <w:r w:rsidR="00662766" w:rsidRPr="00F517F2">
          <w:rPr>
            <w:rFonts w:ascii="Times New Roman" w:hAnsi="Times New Roman" w:cs="Times New Roman"/>
            <w:sz w:val="24"/>
            <w:szCs w:val="24"/>
            <w:rPrChange w:id="51" w:author="Bixler, Thomas M" w:date="2026-02-03T14:37:00Z" w16du:dateUtc="2026-02-03T19:37:00Z">
              <w:rPr>
                <w:rFonts w:ascii="Times New Roman" w:hAnsi="Times New Roman" w:cs="Times New Roman"/>
                <w:sz w:val="24"/>
                <w:szCs w:val="24"/>
                <w:lang w:val="es-ES"/>
              </w:rPr>
            </w:rPrChange>
          </w:rPr>
          <w:t>G</w:t>
        </w:r>
      </w:ins>
      <w:del w:id="52" w:author="Bixler, Thomas M" w:date="2026-01-22T15:24:00Z" w16du:dateUtc="2026-01-22T20:24:00Z">
        <w:r w:rsidRPr="00F517F2" w:rsidDel="00662766">
          <w:rPr>
            <w:rFonts w:ascii="Times New Roman" w:hAnsi="Times New Roman" w:cs="Times New Roman"/>
            <w:sz w:val="24"/>
            <w:szCs w:val="24"/>
          </w:rPr>
          <w:delText>Ghal</w:delText>
        </w:r>
      </w:del>
      <w:r w:rsidRPr="00F517F2">
        <w:rPr>
          <w:rFonts w:ascii="Times New Roman" w:hAnsi="Times New Roman" w:cs="Times New Roman"/>
          <w:sz w:val="24"/>
          <w:szCs w:val="24"/>
        </w:rPr>
        <w:t xml:space="preserve">., &amp; </w:t>
      </w:r>
      <w:proofErr w:type="spellStart"/>
      <w:r w:rsidRPr="00F517F2">
        <w:rPr>
          <w:rFonts w:ascii="Times New Roman" w:hAnsi="Times New Roman" w:cs="Times New Roman"/>
          <w:sz w:val="24"/>
          <w:szCs w:val="24"/>
        </w:rPr>
        <w:t>Fiez</w:t>
      </w:r>
      <w:proofErr w:type="spellEnd"/>
      <w:r w:rsidRPr="00F517F2">
        <w:rPr>
          <w:rFonts w:ascii="Times New Roman" w:hAnsi="Times New Roman" w:cs="Times New Roman"/>
          <w:sz w:val="24"/>
          <w:szCs w:val="24"/>
        </w:rPr>
        <w:t>,</w:t>
      </w:r>
      <w:ins w:id="53" w:author="Bixler, Thomas M" w:date="2026-01-22T15:25:00Z" w16du:dateUtc="2026-01-22T20:25:00Z">
        <w:r w:rsidR="00662766" w:rsidRPr="00F517F2">
          <w:rPr>
            <w:rFonts w:ascii="Times New Roman" w:hAnsi="Times New Roman" w:cs="Times New Roman"/>
            <w:sz w:val="24"/>
            <w:szCs w:val="24"/>
            <w:rPrChange w:id="54" w:author="Bixler, Thomas M" w:date="2026-02-03T14:37:00Z" w16du:dateUtc="2026-02-03T19:37:00Z">
              <w:rPr>
                <w:rFonts w:ascii="Times New Roman" w:hAnsi="Times New Roman" w:cs="Times New Roman"/>
                <w:sz w:val="24"/>
                <w:szCs w:val="24"/>
                <w:lang w:val="es-ES"/>
              </w:rPr>
            </w:rPrChange>
          </w:rPr>
          <w:t xml:space="preserve"> J.</w:t>
        </w:r>
      </w:ins>
      <w:del w:id="55" w:author="Bixler, Thomas M" w:date="2026-01-22T15:24:00Z" w16du:dateUtc="2026-01-22T20:24:00Z">
        <w:r w:rsidRPr="00F517F2" w:rsidDel="00662766">
          <w:rPr>
            <w:rFonts w:ascii="Times New Roman" w:hAnsi="Times New Roman" w:cs="Times New Roman"/>
            <w:sz w:val="24"/>
            <w:szCs w:val="24"/>
          </w:rPr>
          <w:delText xml:space="preserve"> Julie</w:delText>
        </w:r>
      </w:del>
      <w:del w:id="56" w:author="Bixler, Thomas M" w:date="2026-01-22T15:23:00Z" w16du:dateUtc="2026-01-22T20:23:00Z">
        <w:r w:rsidRPr="00F517F2" w:rsidDel="00662766">
          <w:rPr>
            <w:rFonts w:ascii="Times New Roman" w:hAnsi="Times New Roman" w:cs="Times New Roman"/>
            <w:sz w:val="24"/>
            <w:szCs w:val="24"/>
          </w:rPr>
          <w:delText>.</w:delText>
        </w:r>
      </w:del>
      <w:r w:rsidRPr="00F517F2">
        <w:rPr>
          <w:rFonts w:ascii="Times New Roman" w:hAnsi="Times New Roman" w:cs="Times New Roman"/>
          <w:sz w:val="24"/>
          <w:szCs w:val="24"/>
        </w:rPr>
        <w:t xml:space="preserve"> A. (2008). </w:t>
      </w:r>
      <w:r w:rsidRPr="0000585A">
        <w:rPr>
          <w:rFonts w:ascii="Times New Roman" w:hAnsi="Times New Roman" w:cs="Times New Roman"/>
          <w:sz w:val="24"/>
          <w:szCs w:val="24"/>
        </w:rPr>
        <w:t>Impact of cerebellar lesions on reading and phonological processing</w:t>
      </w:r>
      <w:del w:id="57" w:author="Bixler, Thomas M" w:date="2026-01-22T15:23:00Z" w16du:dateUtc="2026-01-22T20:23:00Z">
        <w:r w:rsidRPr="0000585A" w:rsidDel="00662766">
          <w:rPr>
            <w:rFonts w:ascii="Times New Roman" w:hAnsi="Times New Roman" w:cs="Times New Roman"/>
            <w:sz w:val="24"/>
            <w:szCs w:val="24"/>
          </w:rPr>
          <w:delText>.</w:delText>
        </w:r>
      </w:del>
      <w:r w:rsidRPr="0000585A">
        <w:rPr>
          <w:rFonts w:ascii="Times New Roman" w:hAnsi="Times New Roman" w:cs="Times New Roman"/>
          <w:sz w:val="24"/>
          <w:szCs w:val="24"/>
        </w:rPr>
        <w:t xml:space="preserve"> </w:t>
      </w:r>
      <w:r w:rsidRPr="0000585A">
        <w:rPr>
          <w:rFonts w:ascii="Times New Roman" w:hAnsi="Times New Roman" w:cs="Times New Roman"/>
          <w:i/>
          <w:iCs/>
          <w:sz w:val="24"/>
          <w:szCs w:val="24"/>
        </w:rPr>
        <w:t>Annals of the New York Academy of Sciences</w:t>
      </w:r>
      <w:r w:rsidRPr="0000585A">
        <w:rPr>
          <w:rFonts w:ascii="Times New Roman" w:hAnsi="Times New Roman" w:cs="Times New Roman"/>
          <w:sz w:val="24"/>
          <w:szCs w:val="24"/>
        </w:rPr>
        <w:t xml:space="preserve">, </w:t>
      </w:r>
      <w:r w:rsidRPr="0000585A">
        <w:rPr>
          <w:rFonts w:ascii="Times New Roman" w:hAnsi="Times New Roman" w:cs="Times New Roman"/>
          <w:i/>
          <w:iCs/>
          <w:sz w:val="24"/>
          <w:szCs w:val="24"/>
        </w:rPr>
        <w:t>1145</w:t>
      </w:r>
      <w:r w:rsidRPr="0000585A">
        <w:rPr>
          <w:rFonts w:ascii="Times New Roman" w:hAnsi="Times New Roman" w:cs="Times New Roman"/>
          <w:sz w:val="24"/>
          <w:szCs w:val="24"/>
        </w:rPr>
        <w:t>, 260–274. https://doi.org/10.1196/annals.1416.015</w:t>
      </w:r>
    </w:p>
    <w:p w14:paraId="5B572A2F" w14:textId="44FCD410" w:rsidR="000D5031" w:rsidRPr="0000585A" w:rsidRDefault="000D5031" w:rsidP="007C6ADE">
      <w:pPr>
        <w:widowControl w:val="0"/>
        <w:autoSpaceDE w:val="0"/>
        <w:autoSpaceDN w:val="0"/>
        <w:adjustRightInd w:val="0"/>
        <w:spacing w:after="0" w:line="480" w:lineRule="auto"/>
        <w:ind w:left="480" w:hanging="480"/>
        <w:rPr>
          <w:rFonts w:ascii="Times New Roman" w:hAnsi="Times New Roman" w:cs="Times New Roman"/>
          <w:sz w:val="24"/>
          <w:szCs w:val="24"/>
        </w:rPr>
      </w:pPr>
      <w:r w:rsidRPr="0000585A">
        <w:rPr>
          <w:rFonts w:ascii="Times New Roman" w:hAnsi="Times New Roman" w:cs="Times New Roman"/>
          <w:sz w:val="24"/>
          <w:szCs w:val="24"/>
        </w:rPr>
        <w:t xml:space="preserve">Eckert, M. (2004). Neuroanatomical </w:t>
      </w:r>
      <w:ins w:id="58" w:author="Bixler, Thomas M" w:date="2026-01-22T15:23:00Z" w16du:dateUtc="2026-01-22T20:23:00Z">
        <w:r w:rsidR="00662766">
          <w:rPr>
            <w:rFonts w:ascii="Times New Roman" w:hAnsi="Times New Roman" w:cs="Times New Roman"/>
            <w:sz w:val="24"/>
            <w:szCs w:val="24"/>
          </w:rPr>
          <w:t>m</w:t>
        </w:r>
      </w:ins>
      <w:del w:id="59" w:author="Bixler, Thomas M" w:date="2026-01-22T15:23:00Z" w16du:dateUtc="2026-01-22T20:23:00Z">
        <w:r w:rsidRPr="0000585A" w:rsidDel="00662766">
          <w:rPr>
            <w:rFonts w:ascii="Times New Roman" w:hAnsi="Times New Roman" w:cs="Times New Roman"/>
            <w:sz w:val="24"/>
            <w:szCs w:val="24"/>
          </w:rPr>
          <w:delText>M</w:delText>
        </w:r>
      </w:del>
      <w:r w:rsidRPr="0000585A">
        <w:rPr>
          <w:rFonts w:ascii="Times New Roman" w:hAnsi="Times New Roman" w:cs="Times New Roman"/>
          <w:sz w:val="24"/>
          <w:szCs w:val="24"/>
        </w:rPr>
        <w:t xml:space="preserve">arkers for </w:t>
      </w:r>
      <w:ins w:id="60" w:author="Bixler, Thomas M" w:date="2026-01-22T15:23:00Z" w16du:dateUtc="2026-01-22T20:23:00Z">
        <w:r w:rsidR="00662766">
          <w:rPr>
            <w:rFonts w:ascii="Times New Roman" w:hAnsi="Times New Roman" w:cs="Times New Roman"/>
            <w:sz w:val="24"/>
            <w:szCs w:val="24"/>
          </w:rPr>
          <w:t>d</w:t>
        </w:r>
      </w:ins>
      <w:del w:id="61" w:author="Bixler, Thomas M" w:date="2026-01-22T15:23:00Z" w16du:dateUtc="2026-01-22T20:23:00Z">
        <w:r w:rsidRPr="0000585A" w:rsidDel="00662766">
          <w:rPr>
            <w:rFonts w:ascii="Times New Roman" w:hAnsi="Times New Roman" w:cs="Times New Roman"/>
            <w:sz w:val="24"/>
            <w:szCs w:val="24"/>
          </w:rPr>
          <w:delText>D</w:delText>
        </w:r>
      </w:del>
      <w:r w:rsidRPr="0000585A">
        <w:rPr>
          <w:rFonts w:ascii="Times New Roman" w:hAnsi="Times New Roman" w:cs="Times New Roman"/>
          <w:sz w:val="24"/>
          <w:szCs w:val="24"/>
        </w:rPr>
        <w:t xml:space="preserve">yslexia: A </w:t>
      </w:r>
      <w:ins w:id="62" w:author="Bixler, Thomas M" w:date="2026-01-22T15:25:00Z" w16du:dateUtc="2026-01-22T20:25:00Z">
        <w:r w:rsidR="00662766">
          <w:rPr>
            <w:rFonts w:ascii="Times New Roman" w:hAnsi="Times New Roman" w:cs="Times New Roman"/>
            <w:sz w:val="24"/>
            <w:szCs w:val="24"/>
          </w:rPr>
          <w:t>r</w:t>
        </w:r>
      </w:ins>
      <w:del w:id="63" w:author="Bixler, Thomas M" w:date="2026-01-22T15:25:00Z" w16du:dateUtc="2026-01-22T20:25:00Z">
        <w:r w:rsidRPr="0000585A" w:rsidDel="00662766">
          <w:rPr>
            <w:rFonts w:ascii="Times New Roman" w:hAnsi="Times New Roman" w:cs="Times New Roman"/>
            <w:sz w:val="24"/>
            <w:szCs w:val="24"/>
          </w:rPr>
          <w:delText>R</w:delText>
        </w:r>
      </w:del>
      <w:r w:rsidRPr="0000585A">
        <w:rPr>
          <w:rFonts w:ascii="Times New Roman" w:hAnsi="Times New Roman" w:cs="Times New Roman"/>
          <w:sz w:val="24"/>
          <w:szCs w:val="24"/>
        </w:rPr>
        <w:t xml:space="preserve">eview of </w:t>
      </w:r>
      <w:ins w:id="64" w:author="Bixler, Thomas M" w:date="2026-01-22T15:25:00Z" w16du:dateUtc="2026-01-22T20:25:00Z">
        <w:r w:rsidR="00662766">
          <w:rPr>
            <w:rFonts w:ascii="Times New Roman" w:hAnsi="Times New Roman" w:cs="Times New Roman"/>
            <w:sz w:val="24"/>
            <w:szCs w:val="24"/>
          </w:rPr>
          <w:t>d</w:t>
        </w:r>
      </w:ins>
      <w:del w:id="65" w:author="Bixler, Thomas M" w:date="2026-01-22T15:25:00Z" w16du:dateUtc="2026-01-22T20:25:00Z">
        <w:r w:rsidRPr="0000585A" w:rsidDel="00662766">
          <w:rPr>
            <w:rFonts w:ascii="Times New Roman" w:hAnsi="Times New Roman" w:cs="Times New Roman"/>
            <w:sz w:val="24"/>
            <w:szCs w:val="24"/>
          </w:rPr>
          <w:delText>D</w:delText>
        </w:r>
      </w:del>
      <w:r w:rsidRPr="0000585A">
        <w:rPr>
          <w:rFonts w:ascii="Times New Roman" w:hAnsi="Times New Roman" w:cs="Times New Roman"/>
          <w:sz w:val="24"/>
          <w:szCs w:val="24"/>
        </w:rPr>
        <w:t xml:space="preserve">yslexia </w:t>
      </w:r>
      <w:ins w:id="66" w:author="Bixler, Thomas M" w:date="2026-02-03T14:42:00Z" w16du:dateUtc="2026-02-03T19:42:00Z">
        <w:r w:rsidR="000F2B17">
          <w:rPr>
            <w:rFonts w:ascii="Times New Roman" w:hAnsi="Times New Roman" w:cs="Times New Roman"/>
            <w:sz w:val="24"/>
            <w:szCs w:val="24"/>
          </w:rPr>
          <w:t>s</w:t>
        </w:r>
      </w:ins>
      <w:del w:id="67" w:author="Bixler, Thomas M" w:date="2026-01-22T15:25:00Z" w16du:dateUtc="2026-01-22T20:25:00Z">
        <w:r w:rsidRPr="0000585A" w:rsidDel="00662766">
          <w:rPr>
            <w:rFonts w:ascii="Times New Roman" w:hAnsi="Times New Roman" w:cs="Times New Roman"/>
            <w:sz w:val="24"/>
            <w:szCs w:val="24"/>
          </w:rPr>
          <w:delText>S</w:delText>
        </w:r>
      </w:del>
      <w:r w:rsidRPr="0000585A">
        <w:rPr>
          <w:rFonts w:ascii="Times New Roman" w:hAnsi="Times New Roman" w:cs="Times New Roman"/>
          <w:sz w:val="24"/>
          <w:szCs w:val="24"/>
        </w:rPr>
        <w:t xml:space="preserve">tructural </w:t>
      </w:r>
      <w:ins w:id="68" w:author="Bixler, Thomas M" w:date="2026-01-22T15:25:00Z" w16du:dateUtc="2026-01-22T20:25:00Z">
        <w:r w:rsidR="00662766">
          <w:rPr>
            <w:rFonts w:ascii="Times New Roman" w:hAnsi="Times New Roman" w:cs="Times New Roman"/>
            <w:sz w:val="24"/>
            <w:szCs w:val="24"/>
          </w:rPr>
          <w:t>i</w:t>
        </w:r>
      </w:ins>
      <w:del w:id="69" w:author="Bixler, Thomas M" w:date="2026-01-22T15:25:00Z" w16du:dateUtc="2026-01-22T20:25:00Z">
        <w:r w:rsidRPr="0000585A" w:rsidDel="00662766">
          <w:rPr>
            <w:rFonts w:ascii="Times New Roman" w:hAnsi="Times New Roman" w:cs="Times New Roman"/>
            <w:sz w:val="24"/>
            <w:szCs w:val="24"/>
          </w:rPr>
          <w:delText>I</w:delText>
        </w:r>
      </w:del>
      <w:r w:rsidRPr="0000585A">
        <w:rPr>
          <w:rFonts w:ascii="Times New Roman" w:hAnsi="Times New Roman" w:cs="Times New Roman"/>
          <w:sz w:val="24"/>
          <w:szCs w:val="24"/>
        </w:rPr>
        <w:t xml:space="preserve">maging </w:t>
      </w:r>
      <w:ins w:id="70" w:author="Bixler, Thomas M" w:date="2026-01-22T15:25:00Z" w16du:dateUtc="2026-01-22T20:25:00Z">
        <w:r w:rsidR="00662766">
          <w:rPr>
            <w:rFonts w:ascii="Times New Roman" w:hAnsi="Times New Roman" w:cs="Times New Roman"/>
            <w:sz w:val="24"/>
            <w:szCs w:val="24"/>
          </w:rPr>
          <w:t>s</w:t>
        </w:r>
      </w:ins>
      <w:del w:id="71" w:author="Bixler, Thomas M" w:date="2026-01-22T15:25:00Z" w16du:dateUtc="2026-01-22T20:25:00Z">
        <w:r w:rsidRPr="0000585A" w:rsidDel="00662766">
          <w:rPr>
            <w:rFonts w:ascii="Times New Roman" w:hAnsi="Times New Roman" w:cs="Times New Roman"/>
            <w:sz w:val="24"/>
            <w:szCs w:val="24"/>
          </w:rPr>
          <w:delText>S</w:delText>
        </w:r>
      </w:del>
      <w:r w:rsidRPr="0000585A">
        <w:rPr>
          <w:rFonts w:ascii="Times New Roman" w:hAnsi="Times New Roman" w:cs="Times New Roman"/>
          <w:sz w:val="24"/>
          <w:szCs w:val="24"/>
        </w:rPr>
        <w:t xml:space="preserve">tudies. </w:t>
      </w:r>
      <w:r w:rsidRPr="00662766">
        <w:rPr>
          <w:rFonts w:ascii="Times New Roman" w:hAnsi="Times New Roman" w:cs="Times New Roman"/>
          <w:i/>
          <w:iCs/>
          <w:sz w:val="24"/>
          <w:szCs w:val="24"/>
          <w:rPrChange w:id="72" w:author="Bixler, Thomas M" w:date="2026-01-22T15:25:00Z" w16du:dateUtc="2026-01-22T20:25:00Z">
            <w:rPr>
              <w:rFonts w:ascii="Times New Roman" w:hAnsi="Times New Roman" w:cs="Times New Roman"/>
              <w:sz w:val="24"/>
              <w:szCs w:val="24"/>
            </w:rPr>
          </w:rPrChange>
        </w:rPr>
        <w:t>The Neuroscientist</w:t>
      </w:r>
      <w:r w:rsidRPr="0000585A">
        <w:rPr>
          <w:rFonts w:ascii="Times New Roman" w:hAnsi="Times New Roman" w:cs="Times New Roman"/>
          <w:sz w:val="24"/>
          <w:szCs w:val="24"/>
        </w:rPr>
        <w:t xml:space="preserve">, </w:t>
      </w:r>
      <w:r w:rsidRPr="00662766">
        <w:rPr>
          <w:rFonts w:ascii="Times New Roman" w:hAnsi="Times New Roman" w:cs="Times New Roman"/>
          <w:i/>
          <w:iCs/>
          <w:sz w:val="24"/>
          <w:szCs w:val="24"/>
          <w:rPrChange w:id="73" w:author="Bixler, Thomas M" w:date="2026-01-22T15:27:00Z" w16du:dateUtc="2026-01-22T20:27:00Z">
            <w:rPr>
              <w:rFonts w:ascii="Times New Roman" w:hAnsi="Times New Roman" w:cs="Times New Roman"/>
              <w:sz w:val="24"/>
              <w:szCs w:val="24"/>
            </w:rPr>
          </w:rPrChange>
        </w:rPr>
        <w:t>10</w:t>
      </w:r>
      <w:r w:rsidRPr="0000585A">
        <w:rPr>
          <w:rFonts w:ascii="Times New Roman" w:hAnsi="Times New Roman" w:cs="Times New Roman"/>
          <w:sz w:val="24"/>
          <w:szCs w:val="24"/>
        </w:rPr>
        <w:t>(4</w:t>
      </w:r>
      <w:r w:rsidRPr="0000585A">
        <w:rPr>
          <w:rFonts w:ascii="Times New Roman" w:hAnsi="Times New Roman" w:cs="Times New Roman"/>
          <w:i/>
          <w:iCs/>
          <w:sz w:val="24"/>
          <w:szCs w:val="24"/>
        </w:rPr>
        <w:t>)</w:t>
      </w:r>
      <w:r w:rsidRPr="0000585A">
        <w:rPr>
          <w:rFonts w:ascii="Times New Roman" w:hAnsi="Times New Roman" w:cs="Times New Roman"/>
          <w:sz w:val="24"/>
          <w:szCs w:val="24"/>
        </w:rPr>
        <w:t>, 362–371. https://doi.org/10.1177/1073858404263596</w:t>
      </w:r>
    </w:p>
    <w:p w14:paraId="39FA3766" w14:textId="35C16D88" w:rsidR="000D5031" w:rsidRPr="0000585A" w:rsidRDefault="000D5031" w:rsidP="007C6ADE">
      <w:pPr>
        <w:widowControl w:val="0"/>
        <w:autoSpaceDE w:val="0"/>
        <w:autoSpaceDN w:val="0"/>
        <w:adjustRightInd w:val="0"/>
        <w:spacing w:after="0" w:line="480" w:lineRule="auto"/>
        <w:ind w:left="480" w:hanging="480"/>
        <w:rPr>
          <w:rFonts w:ascii="Times New Roman" w:hAnsi="Times New Roman" w:cs="Times New Roman"/>
          <w:sz w:val="24"/>
          <w:szCs w:val="24"/>
        </w:rPr>
      </w:pPr>
      <w:r w:rsidRPr="0000585A">
        <w:rPr>
          <w:rFonts w:ascii="Times New Roman" w:hAnsi="Times New Roman" w:cs="Times New Roman"/>
          <w:sz w:val="24"/>
          <w:szCs w:val="24"/>
        </w:rPr>
        <w:t xml:space="preserve">Liberman, I. Y. (1973). </w:t>
      </w:r>
      <w:del w:id="74" w:author="Bixler, Thomas M" w:date="2026-01-22T15:25:00Z" w16du:dateUtc="2026-01-22T20:25:00Z">
        <w:r w:rsidRPr="0000585A" w:rsidDel="00662766">
          <w:rPr>
            <w:rFonts w:ascii="Times New Roman" w:hAnsi="Times New Roman" w:cs="Times New Roman"/>
            <w:sz w:val="24"/>
            <w:szCs w:val="24"/>
          </w:rPr>
          <w:delText xml:space="preserve">https://doi.org/10.1007/BF02653842 </w:delText>
        </w:r>
      </w:del>
      <w:r w:rsidRPr="0000585A">
        <w:rPr>
          <w:rFonts w:ascii="Times New Roman" w:hAnsi="Times New Roman" w:cs="Times New Roman"/>
          <w:sz w:val="24"/>
          <w:szCs w:val="24"/>
        </w:rPr>
        <w:t xml:space="preserve">Segmentation of the spoken word and reading acquisition. </w:t>
      </w:r>
      <w:r w:rsidRPr="0000585A">
        <w:rPr>
          <w:rFonts w:ascii="Times New Roman" w:hAnsi="Times New Roman" w:cs="Times New Roman"/>
          <w:i/>
          <w:iCs/>
          <w:sz w:val="24"/>
          <w:szCs w:val="24"/>
        </w:rPr>
        <w:t>Annals of Dyslexia, 23</w:t>
      </w:r>
      <w:r w:rsidRPr="0000585A">
        <w:rPr>
          <w:rFonts w:ascii="Times New Roman" w:hAnsi="Times New Roman" w:cs="Times New Roman"/>
          <w:sz w:val="24"/>
          <w:szCs w:val="24"/>
        </w:rPr>
        <w:t xml:space="preserve">(1), 64–77. </w:t>
      </w:r>
      <w:ins w:id="75" w:author="Bixler, Thomas M" w:date="2026-01-22T15:25:00Z" w16du:dateUtc="2026-01-22T20:25:00Z">
        <w:r w:rsidR="00662766" w:rsidRPr="0000585A">
          <w:rPr>
            <w:rFonts w:ascii="Times New Roman" w:hAnsi="Times New Roman" w:cs="Times New Roman"/>
            <w:sz w:val="24"/>
            <w:szCs w:val="24"/>
          </w:rPr>
          <w:t>https://doi.org/10.1007/BF02653842</w:t>
        </w:r>
      </w:ins>
    </w:p>
    <w:p w14:paraId="4F2C143A" w14:textId="7FB213FA" w:rsidR="000D5031" w:rsidRPr="00F517F2" w:rsidRDefault="000D5031" w:rsidP="007C6ADE">
      <w:pPr>
        <w:widowControl w:val="0"/>
        <w:autoSpaceDE w:val="0"/>
        <w:autoSpaceDN w:val="0"/>
        <w:adjustRightInd w:val="0"/>
        <w:spacing w:after="0" w:line="480" w:lineRule="auto"/>
        <w:ind w:left="480" w:hanging="480"/>
        <w:rPr>
          <w:rFonts w:ascii="Times New Roman" w:hAnsi="Times New Roman" w:cs="Times New Roman"/>
          <w:sz w:val="24"/>
          <w:szCs w:val="24"/>
          <w:lang w:val="fr-FR"/>
          <w:rPrChange w:id="76" w:author="Bixler, Thomas M" w:date="2026-02-03T14:37:00Z" w16du:dateUtc="2026-02-03T19:37:00Z">
            <w:rPr>
              <w:rFonts w:ascii="Times New Roman" w:hAnsi="Times New Roman" w:cs="Times New Roman"/>
              <w:sz w:val="24"/>
              <w:szCs w:val="24"/>
            </w:rPr>
          </w:rPrChange>
        </w:rPr>
      </w:pPr>
      <w:r w:rsidRPr="0000585A">
        <w:rPr>
          <w:rFonts w:ascii="Times New Roman" w:hAnsi="Times New Roman" w:cs="Times New Roman"/>
          <w:sz w:val="24"/>
          <w:szCs w:val="24"/>
        </w:rPr>
        <w:t xml:space="preserve">Lovegrove, W. J., Bowling, A., Badcock, D., &amp; Blackwood, M. (1980). Specific </w:t>
      </w:r>
      <w:ins w:id="77" w:author="Bixler, Thomas M" w:date="2026-01-22T15:26:00Z" w16du:dateUtc="2026-01-22T20:26:00Z">
        <w:r w:rsidR="00662766">
          <w:rPr>
            <w:rFonts w:ascii="Times New Roman" w:hAnsi="Times New Roman" w:cs="Times New Roman"/>
            <w:sz w:val="24"/>
            <w:szCs w:val="24"/>
          </w:rPr>
          <w:t>r</w:t>
        </w:r>
      </w:ins>
      <w:del w:id="78" w:author="Bixler, Thomas M" w:date="2026-01-22T15:26:00Z" w16du:dateUtc="2026-01-22T20:26:00Z">
        <w:r w:rsidRPr="0000585A" w:rsidDel="00662766">
          <w:rPr>
            <w:rFonts w:ascii="Times New Roman" w:hAnsi="Times New Roman" w:cs="Times New Roman"/>
            <w:sz w:val="24"/>
            <w:szCs w:val="24"/>
          </w:rPr>
          <w:delText>R</w:delText>
        </w:r>
      </w:del>
      <w:r w:rsidRPr="0000585A">
        <w:rPr>
          <w:rFonts w:ascii="Times New Roman" w:hAnsi="Times New Roman" w:cs="Times New Roman"/>
          <w:sz w:val="24"/>
          <w:szCs w:val="24"/>
        </w:rPr>
        <w:t xml:space="preserve">eading </w:t>
      </w:r>
      <w:ins w:id="79" w:author="Bixler, Thomas M" w:date="2026-01-22T15:26:00Z" w16du:dateUtc="2026-01-22T20:26:00Z">
        <w:r w:rsidR="00662766">
          <w:rPr>
            <w:rFonts w:ascii="Times New Roman" w:hAnsi="Times New Roman" w:cs="Times New Roman"/>
            <w:sz w:val="24"/>
            <w:szCs w:val="24"/>
          </w:rPr>
          <w:t>d</w:t>
        </w:r>
      </w:ins>
      <w:del w:id="80" w:author="Bixler, Thomas M" w:date="2026-01-22T15:26:00Z" w16du:dateUtc="2026-01-22T20:26:00Z">
        <w:r w:rsidRPr="0000585A" w:rsidDel="00662766">
          <w:rPr>
            <w:rFonts w:ascii="Times New Roman" w:hAnsi="Times New Roman" w:cs="Times New Roman"/>
            <w:sz w:val="24"/>
            <w:szCs w:val="24"/>
          </w:rPr>
          <w:delText>D</w:delText>
        </w:r>
      </w:del>
      <w:r w:rsidRPr="0000585A">
        <w:rPr>
          <w:rFonts w:ascii="Times New Roman" w:hAnsi="Times New Roman" w:cs="Times New Roman"/>
          <w:sz w:val="24"/>
          <w:szCs w:val="24"/>
        </w:rPr>
        <w:t xml:space="preserve">isability: </w:t>
      </w:r>
      <w:ins w:id="81" w:author="Bixler, Thomas M" w:date="2026-01-22T15:26:00Z" w16du:dateUtc="2026-01-22T20:26:00Z">
        <w:r w:rsidR="00662766">
          <w:rPr>
            <w:rFonts w:ascii="Times New Roman" w:hAnsi="Times New Roman" w:cs="Times New Roman"/>
            <w:sz w:val="24"/>
            <w:szCs w:val="24"/>
          </w:rPr>
          <w:t>d</w:t>
        </w:r>
      </w:ins>
      <w:del w:id="82" w:author="Bixler, Thomas M" w:date="2026-01-22T15:26:00Z" w16du:dateUtc="2026-01-22T20:26:00Z">
        <w:r w:rsidRPr="0000585A" w:rsidDel="00662766">
          <w:rPr>
            <w:rFonts w:ascii="Times New Roman" w:hAnsi="Times New Roman" w:cs="Times New Roman"/>
            <w:sz w:val="24"/>
            <w:szCs w:val="24"/>
          </w:rPr>
          <w:delText>D</w:delText>
        </w:r>
      </w:del>
      <w:r w:rsidRPr="0000585A">
        <w:rPr>
          <w:rFonts w:ascii="Times New Roman" w:hAnsi="Times New Roman" w:cs="Times New Roman"/>
          <w:sz w:val="24"/>
          <w:szCs w:val="24"/>
        </w:rPr>
        <w:t xml:space="preserve">ifferences in </w:t>
      </w:r>
      <w:ins w:id="83" w:author="Bixler, Thomas M" w:date="2026-01-22T15:26:00Z" w16du:dateUtc="2026-01-22T20:26:00Z">
        <w:r w:rsidR="00662766">
          <w:rPr>
            <w:rFonts w:ascii="Times New Roman" w:hAnsi="Times New Roman" w:cs="Times New Roman"/>
            <w:sz w:val="24"/>
            <w:szCs w:val="24"/>
          </w:rPr>
          <w:t>c</w:t>
        </w:r>
      </w:ins>
      <w:del w:id="84" w:author="Bixler, Thomas M" w:date="2026-01-22T15:26:00Z" w16du:dateUtc="2026-01-22T20:26:00Z">
        <w:r w:rsidRPr="0000585A" w:rsidDel="00662766">
          <w:rPr>
            <w:rFonts w:ascii="Times New Roman" w:hAnsi="Times New Roman" w:cs="Times New Roman"/>
            <w:sz w:val="24"/>
            <w:szCs w:val="24"/>
          </w:rPr>
          <w:delText>C</w:delText>
        </w:r>
      </w:del>
      <w:r w:rsidRPr="0000585A">
        <w:rPr>
          <w:rFonts w:ascii="Times New Roman" w:hAnsi="Times New Roman" w:cs="Times New Roman"/>
          <w:sz w:val="24"/>
          <w:szCs w:val="24"/>
        </w:rPr>
        <w:t xml:space="preserve">ontrast </w:t>
      </w:r>
      <w:ins w:id="85" w:author="Bixler, Thomas M" w:date="2026-01-22T15:26:00Z" w16du:dateUtc="2026-01-22T20:26:00Z">
        <w:r w:rsidR="00662766">
          <w:rPr>
            <w:rFonts w:ascii="Times New Roman" w:hAnsi="Times New Roman" w:cs="Times New Roman"/>
            <w:sz w:val="24"/>
            <w:szCs w:val="24"/>
          </w:rPr>
          <w:t>s</w:t>
        </w:r>
      </w:ins>
      <w:del w:id="86" w:author="Bixler, Thomas M" w:date="2026-01-22T15:26:00Z" w16du:dateUtc="2026-01-22T20:26:00Z">
        <w:r w:rsidRPr="0000585A" w:rsidDel="00662766">
          <w:rPr>
            <w:rFonts w:ascii="Times New Roman" w:hAnsi="Times New Roman" w:cs="Times New Roman"/>
            <w:sz w:val="24"/>
            <w:szCs w:val="24"/>
          </w:rPr>
          <w:delText>S</w:delText>
        </w:r>
      </w:del>
      <w:r w:rsidRPr="0000585A">
        <w:rPr>
          <w:rFonts w:ascii="Times New Roman" w:hAnsi="Times New Roman" w:cs="Times New Roman"/>
          <w:sz w:val="24"/>
          <w:szCs w:val="24"/>
        </w:rPr>
        <w:t xml:space="preserve">ensitivity as a </w:t>
      </w:r>
      <w:ins w:id="87" w:author="Bixler, Thomas M" w:date="2026-01-22T15:26:00Z" w16du:dateUtc="2026-01-22T20:26:00Z">
        <w:r w:rsidR="00662766">
          <w:rPr>
            <w:rFonts w:ascii="Times New Roman" w:hAnsi="Times New Roman" w:cs="Times New Roman"/>
            <w:sz w:val="24"/>
            <w:szCs w:val="24"/>
          </w:rPr>
          <w:t>f</w:t>
        </w:r>
      </w:ins>
      <w:del w:id="88" w:author="Bixler, Thomas M" w:date="2026-01-22T15:26:00Z" w16du:dateUtc="2026-01-22T20:26:00Z">
        <w:r w:rsidRPr="0000585A" w:rsidDel="00662766">
          <w:rPr>
            <w:rFonts w:ascii="Times New Roman" w:hAnsi="Times New Roman" w:cs="Times New Roman"/>
            <w:sz w:val="24"/>
            <w:szCs w:val="24"/>
          </w:rPr>
          <w:delText>F</w:delText>
        </w:r>
      </w:del>
      <w:r w:rsidRPr="0000585A">
        <w:rPr>
          <w:rFonts w:ascii="Times New Roman" w:hAnsi="Times New Roman" w:cs="Times New Roman"/>
          <w:sz w:val="24"/>
          <w:szCs w:val="24"/>
        </w:rPr>
        <w:t xml:space="preserve">unction of </w:t>
      </w:r>
      <w:ins w:id="89" w:author="Bixler, Thomas M" w:date="2026-01-22T15:26:00Z" w16du:dateUtc="2026-01-22T20:26:00Z">
        <w:r w:rsidR="00662766">
          <w:rPr>
            <w:rFonts w:ascii="Times New Roman" w:hAnsi="Times New Roman" w:cs="Times New Roman"/>
            <w:sz w:val="24"/>
            <w:szCs w:val="24"/>
          </w:rPr>
          <w:t>s</w:t>
        </w:r>
      </w:ins>
      <w:del w:id="90" w:author="Bixler, Thomas M" w:date="2026-01-22T15:26:00Z" w16du:dateUtc="2026-01-22T20:26:00Z">
        <w:r w:rsidRPr="0000585A" w:rsidDel="00662766">
          <w:rPr>
            <w:rFonts w:ascii="Times New Roman" w:hAnsi="Times New Roman" w:cs="Times New Roman"/>
            <w:sz w:val="24"/>
            <w:szCs w:val="24"/>
          </w:rPr>
          <w:delText>S</w:delText>
        </w:r>
      </w:del>
      <w:r w:rsidRPr="0000585A">
        <w:rPr>
          <w:rFonts w:ascii="Times New Roman" w:hAnsi="Times New Roman" w:cs="Times New Roman"/>
          <w:sz w:val="24"/>
          <w:szCs w:val="24"/>
        </w:rPr>
        <w:t xml:space="preserve">patial </w:t>
      </w:r>
      <w:ins w:id="91" w:author="Bixler, Thomas M" w:date="2026-01-22T15:26:00Z" w16du:dateUtc="2026-01-22T20:26:00Z">
        <w:r w:rsidR="00662766">
          <w:rPr>
            <w:rFonts w:ascii="Times New Roman" w:hAnsi="Times New Roman" w:cs="Times New Roman"/>
            <w:sz w:val="24"/>
            <w:szCs w:val="24"/>
          </w:rPr>
          <w:t>f</w:t>
        </w:r>
      </w:ins>
      <w:del w:id="92" w:author="Bixler, Thomas M" w:date="2026-01-22T15:26:00Z" w16du:dateUtc="2026-01-22T20:26:00Z">
        <w:r w:rsidRPr="0000585A" w:rsidDel="00662766">
          <w:rPr>
            <w:rFonts w:ascii="Times New Roman" w:hAnsi="Times New Roman" w:cs="Times New Roman"/>
            <w:sz w:val="24"/>
            <w:szCs w:val="24"/>
          </w:rPr>
          <w:delText>F</w:delText>
        </w:r>
      </w:del>
      <w:r w:rsidRPr="0000585A">
        <w:rPr>
          <w:rFonts w:ascii="Times New Roman" w:hAnsi="Times New Roman" w:cs="Times New Roman"/>
          <w:sz w:val="24"/>
          <w:szCs w:val="24"/>
        </w:rPr>
        <w:t xml:space="preserve">requency. </w:t>
      </w:r>
      <w:r w:rsidRPr="00F517F2">
        <w:rPr>
          <w:rFonts w:ascii="Times New Roman" w:hAnsi="Times New Roman" w:cs="Times New Roman"/>
          <w:i/>
          <w:iCs/>
          <w:sz w:val="24"/>
          <w:szCs w:val="24"/>
          <w:lang w:val="fr-FR"/>
          <w:rPrChange w:id="93" w:author="Bixler, Thomas M" w:date="2026-02-03T14:37:00Z" w16du:dateUtc="2026-02-03T19:37:00Z">
            <w:rPr>
              <w:rFonts w:ascii="Times New Roman" w:hAnsi="Times New Roman" w:cs="Times New Roman"/>
              <w:i/>
              <w:iCs/>
              <w:sz w:val="24"/>
              <w:szCs w:val="24"/>
            </w:rPr>
          </w:rPrChange>
        </w:rPr>
        <w:t>Science, 210</w:t>
      </w:r>
      <w:r w:rsidRPr="00F517F2">
        <w:rPr>
          <w:rFonts w:ascii="Times New Roman" w:hAnsi="Times New Roman" w:cs="Times New Roman"/>
          <w:sz w:val="24"/>
          <w:szCs w:val="24"/>
          <w:lang w:val="fr-FR"/>
          <w:rPrChange w:id="94" w:author="Bixler, Thomas M" w:date="2026-02-03T14:37:00Z" w16du:dateUtc="2026-02-03T19:37:00Z">
            <w:rPr>
              <w:rFonts w:ascii="Times New Roman" w:hAnsi="Times New Roman" w:cs="Times New Roman"/>
              <w:sz w:val="24"/>
              <w:szCs w:val="24"/>
            </w:rPr>
          </w:rPrChange>
        </w:rPr>
        <w:t>(4468), 439–440. https://doi.org/10.1126/science.7433985</w:t>
      </w:r>
    </w:p>
    <w:p w14:paraId="6910DC8B" w14:textId="682605C4" w:rsidR="000D5031" w:rsidRPr="0000585A" w:rsidRDefault="000D5031" w:rsidP="007C6ADE">
      <w:pPr>
        <w:widowControl w:val="0"/>
        <w:autoSpaceDE w:val="0"/>
        <w:autoSpaceDN w:val="0"/>
        <w:adjustRightInd w:val="0"/>
        <w:spacing w:after="0" w:line="480" w:lineRule="auto"/>
        <w:ind w:left="480" w:hanging="480"/>
        <w:rPr>
          <w:rFonts w:ascii="Times New Roman" w:hAnsi="Times New Roman" w:cs="Times New Roman"/>
          <w:sz w:val="24"/>
          <w:szCs w:val="24"/>
        </w:rPr>
      </w:pPr>
      <w:r w:rsidRPr="00F517F2">
        <w:rPr>
          <w:rFonts w:ascii="Times New Roman" w:hAnsi="Times New Roman" w:cs="Times New Roman"/>
          <w:sz w:val="24"/>
          <w:szCs w:val="24"/>
          <w:lang w:val="fr-FR"/>
          <w:rPrChange w:id="95" w:author="Bixler, Thomas M" w:date="2026-02-03T14:37:00Z" w16du:dateUtc="2026-02-03T19:37:00Z">
            <w:rPr>
              <w:rFonts w:ascii="Times New Roman" w:hAnsi="Times New Roman" w:cs="Times New Roman"/>
              <w:sz w:val="24"/>
              <w:szCs w:val="24"/>
            </w:rPr>
          </w:rPrChange>
        </w:rPr>
        <w:t xml:space="preserve">Nicolson, R. I., </w:t>
      </w:r>
      <w:del w:id="96" w:author="Bixler, Thomas M" w:date="2026-01-22T15:27:00Z" w16du:dateUtc="2026-01-22T20:27:00Z">
        <w:r w:rsidRPr="00F517F2" w:rsidDel="00662766">
          <w:rPr>
            <w:rFonts w:ascii="Times New Roman" w:hAnsi="Times New Roman" w:cs="Times New Roman"/>
            <w:sz w:val="24"/>
            <w:szCs w:val="24"/>
            <w:lang w:val="fr-FR"/>
            <w:rPrChange w:id="97" w:author="Bixler, Thomas M" w:date="2026-02-03T14:37:00Z" w16du:dateUtc="2026-02-03T19:37:00Z">
              <w:rPr>
                <w:rFonts w:ascii="Times New Roman" w:hAnsi="Times New Roman" w:cs="Times New Roman"/>
                <w:sz w:val="24"/>
                <w:szCs w:val="24"/>
              </w:rPr>
            </w:rPrChange>
          </w:rPr>
          <w:delText xml:space="preserve">and </w:delText>
        </w:r>
      </w:del>
      <w:ins w:id="98" w:author="Bixler, Thomas M" w:date="2026-01-22T15:27:00Z" w16du:dateUtc="2026-01-22T20:27:00Z">
        <w:r w:rsidR="00662766" w:rsidRPr="00F517F2">
          <w:rPr>
            <w:rFonts w:ascii="Times New Roman" w:hAnsi="Times New Roman" w:cs="Times New Roman"/>
            <w:sz w:val="24"/>
            <w:szCs w:val="24"/>
            <w:lang w:val="fr-FR"/>
            <w:rPrChange w:id="99" w:author="Bixler, Thomas M" w:date="2026-02-03T14:37:00Z" w16du:dateUtc="2026-02-03T19:37:00Z">
              <w:rPr>
                <w:rFonts w:ascii="Times New Roman" w:hAnsi="Times New Roman" w:cs="Times New Roman"/>
                <w:sz w:val="24"/>
                <w:szCs w:val="24"/>
              </w:rPr>
            </w:rPrChange>
          </w:rPr>
          <w:t xml:space="preserve">&amp; </w:t>
        </w:r>
      </w:ins>
      <w:r w:rsidRPr="00F517F2">
        <w:rPr>
          <w:rFonts w:ascii="Times New Roman" w:hAnsi="Times New Roman" w:cs="Times New Roman"/>
          <w:sz w:val="24"/>
          <w:szCs w:val="24"/>
          <w:lang w:val="fr-FR"/>
          <w:rPrChange w:id="100" w:author="Bixler, Thomas M" w:date="2026-02-03T14:37:00Z" w16du:dateUtc="2026-02-03T19:37:00Z">
            <w:rPr>
              <w:rFonts w:ascii="Times New Roman" w:hAnsi="Times New Roman" w:cs="Times New Roman"/>
              <w:sz w:val="24"/>
              <w:szCs w:val="24"/>
            </w:rPr>
          </w:rPrChange>
        </w:rPr>
        <w:t>Fawcett, A. J.</w:t>
      </w:r>
      <w:ins w:id="101" w:author="Bixler, Thomas M" w:date="2026-01-22T15:28:00Z" w16du:dateUtc="2026-01-22T20:28:00Z">
        <w:r w:rsidR="00662766" w:rsidRPr="00F517F2">
          <w:rPr>
            <w:rFonts w:ascii="Times New Roman" w:hAnsi="Times New Roman" w:cs="Times New Roman"/>
            <w:sz w:val="24"/>
            <w:szCs w:val="24"/>
            <w:lang w:val="fr-FR"/>
            <w:rPrChange w:id="102" w:author="Bixler, Thomas M" w:date="2026-02-03T14:37:00Z" w16du:dateUtc="2026-02-03T19:37:00Z">
              <w:rPr>
                <w:rFonts w:ascii="Times New Roman" w:hAnsi="Times New Roman" w:cs="Times New Roman"/>
                <w:sz w:val="24"/>
                <w:szCs w:val="24"/>
              </w:rPr>
            </w:rPrChange>
          </w:rPr>
          <w:t xml:space="preserve"> (1994).</w:t>
        </w:r>
      </w:ins>
      <w:r w:rsidRPr="00F517F2">
        <w:rPr>
          <w:rFonts w:ascii="Times New Roman" w:hAnsi="Times New Roman" w:cs="Times New Roman"/>
          <w:sz w:val="24"/>
          <w:szCs w:val="24"/>
          <w:lang w:val="fr-FR"/>
          <w:rPrChange w:id="103" w:author="Bixler, Thomas M" w:date="2026-02-03T14:37:00Z" w16du:dateUtc="2026-02-03T19:37:00Z">
            <w:rPr>
              <w:rFonts w:ascii="Times New Roman" w:hAnsi="Times New Roman" w:cs="Times New Roman"/>
              <w:sz w:val="24"/>
              <w:szCs w:val="24"/>
            </w:rPr>
          </w:rPrChange>
        </w:rPr>
        <w:t xml:space="preserve"> </w:t>
      </w:r>
      <w:r w:rsidRPr="0000585A">
        <w:rPr>
          <w:rFonts w:ascii="Times New Roman" w:hAnsi="Times New Roman" w:cs="Times New Roman"/>
          <w:sz w:val="24"/>
          <w:szCs w:val="24"/>
        </w:rPr>
        <w:t>Comparison of deficits in cognitive and motor skills among children with dyslexia</w:t>
      </w:r>
      <w:del w:id="104" w:author="Bixler, Thomas M" w:date="2026-01-22T15:28:00Z" w16du:dateUtc="2026-01-22T20:28:00Z">
        <w:r w:rsidRPr="0000585A" w:rsidDel="00662766">
          <w:rPr>
            <w:rFonts w:ascii="Times New Roman" w:hAnsi="Times New Roman" w:cs="Times New Roman"/>
            <w:sz w:val="24"/>
            <w:szCs w:val="24"/>
          </w:rPr>
          <w:delText>. (1994)</w:delText>
        </w:r>
      </w:del>
      <w:r w:rsidRPr="0000585A">
        <w:rPr>
          <w:rFonts w:ascii="Times New Roman" w:hAnsi="Times New Roman" w:cs="Times New Roman"/>
          <w:sz w:val="24"/>
          <w:szCs w:val="24"/>
        </w:rPr>
        <w:t xml:space="preserve">. </w:t>
      </w:r>
      <w:r w:rsidRPr="0000585A">
        <w:rPr>
          <w:rFonts w:ascii="Times New Roman" w:hAnsi="Times New Roman" w:cs="Times New Roman"/>
          <w:i/>
          <w:iCs/>
          <w:sz w:val="24"/>
          <w:szCs w:val="24"/>
        </w:rPr>
        <w:t>Annals of Dyslexia, 44</w:t>
      </w:r>
      <w:r w:rsidRPr="0000585A">
        <w:rPr>
          <w:rFonts w:ascii="Times New Roman" w:hAnsi="Times New Roman" w:cs="Times New Roman"/>
          <w:sz w:val="24"/>
          <w:szCs w:val="24"/>
        </w:rPr>
        <w:t>(1), 147–164. https://doi.org/10.1007/BF02648159</w:t>
      </w:r>
    </w:p>
    <w:p w14:paraId="46E9BAC7" w14:textId="33E898EC" w:rsidR="000D5031" w:rsidRDefault="000D5031" w:rsidP="007C6ADE">
      <w:pPr>
        <w:widowControl w:val="0"/>
        <w:autoSpaceDE w:val="0"/>
        <w:autoSpaceDN w:val="0"/>
        <w:adjustRightInd w:val="0"/>
        <w:spacing w:after="0" w:line="480" w:lineRule="auto"/>
        <w:ind w:left="480" w:hanging="480"/>
        <w:rPr>
          <w:ins w:id="105" w:author="Bixler, Thomas M" w:date="2026-01-22T15:38:00Z" w16du:dateUtc="2026-01-22T20:38:00Z"/>
          <w:rFonts w:ascii="Times New Roman" w:hAnsi="Times New Roman" w:cs="Times New Roman"/>
          <w:sz w:val="24"/>
          <w:szCs w:val="24"/>
        </w:rPr>
      </w:pPr>
      <w:del w:id="106" w:author="Bixler, Thomas M" w:date="2026-01-22T15:28:00Z" w16du:dateUtc="2026-01-22T20:28:00Z">
        <w:r w:rsidRPr="0000585A" w:rsidDel="00662766">
          <w:rPr>
            <w:rFonts w:ascii="Times New Roman" w:hAnsi="Times New Roman" w:cs="Times New Roman"/>
            <w:sz w:val="24"/>
            <w:szCs w:val="24"/>
          </w:rPr>
          <w:delText xml:space="preserve">(1990) </w:delText>
        </w:r>
      </w:del>
      <w:r w:rsidRPr="0000585A">
        <w:rPr>
          <w:rFonts w:ascii="Times New Roman" w:hAnsi="Times New Roman" w:cs="Times New Roman"/>
          <w:sz w:val="24"/>
          <w:szCs w:val="24"/>
        </w:rPr>
        <w:t>Nicolson, R. I., &amp; Fawcett, A. J.</w:t>
      </w:r>
      <w:ins w:id="107" w:author="Bixler, Thomas M" w:date="2026-01-22T15:28:00Z" w16du:dateUtc="2026-01-22T20:28:00Z">
        <w:r w:rsidR="00662766">
          <w:rPr>
            <w:rFonts w:ascii="Times New Roman" w:hAnsi="Times New Roman" w:cs="Times New Roman"/>
            <w:sz w:val="24"/>
            <w:szCs w:val="24"/>
          </w:rPr>
          <w:t xml:space="preserve"> (1990).</w:t>
        </w:r>
      </w:ins>
      <w:r w:rsidRPr="0000585A">
        <w:rPr>
          <w:rFonts w:ascii="Times New Roman" w:hAnsi="Times New Roman" w:cs="Times New Roman"/>
          <w:sz w:val="24"/>
          <w:szCs w:val="24"/>
        </w:rPr>
        <w:t xml:space="preserve"> Automaticity: </w:t>
      </w:r>
      <w:ins w:id="108" w:author="Bixler, Thomas M" w:date="2026-01-22T15:28:00Z" w16du:dateUtc="2026-01-22T20:28:00Z">
        <w:r w:rsidR="00662766">
          <w:rPr>
            <w:rFonts w:ascii="Times New Roman" w:hAnsi="Times New Roman" w:cs="Times New Roman"/>
            <w:sz w:val="24"/>
            <w:szCs w:val="24"/>
          </w:rPr>
          <w:t>A</w:t>
        </w:r>
      </w:ins>
      <w:del w:id="109" w:author="Bixler, Thomas M" w:date="2026-01-22T15:28:00Z" w16du:dateUtc="2026-01-22T20:28:00Z">
        <w:r w:rsidRPr="0000585A" w:rsidDel="00662766">
          <w:rPr>
            <w:rFonts w:ascii="Times New Roman" w:hAnsi="Times New Roman" w:cs="Times New Roman"/>
            <w:sz w:val="24"/>
            <w:szCs w:val="24"/>
          </w:rPr>
          <w:delText>A</w:delText>
        </w:r>
      </w:del>
      <w:r w:rsidRPr="0000585A">
        <w:rPr>
          <w:rFonts w:ascii="Times New Roman" w:hAnsi="Times New Roman" w:cs="Times New Roman"/>
          <w:sz w:val="24"/>
          <w:szCs w:val="24"/>
        </w:rPr>
        <w:t xml:space="preserve"> new framework for dyslexia research? </w:t>
      </w:r>
      <w:r w:rsidRPr="0000585A">
        <w:rPr>
          <w:rFonts w:ascii="Times New Roman" w:hAnsi="Times New Roman" w:cs="Times New Roman"/>
          <w:i/>
          <w:iCs/>
          <w:sz w:val="24"/>
          <w:szCs w:val="24"/>
        </w:rPr>
        <w:t>Cognition, 35</w:t>
      </w:r>
      <w:r w:rsidRPr="0000585A">
        <w:rPr>
          <w:rFonts w:ascii="Times New Roman" w:hAnsi="Times New Roman" w:cs="Times New Roman"/>
          <w:sz w:val="24"/>
          <w:szCs w:val="24"/>
        </w:rPr>
        <w:t xml:space="preserve">(2), 159–182. </w:t>
      </w:r>
      <w:ins w:id="110" w:author="Bixler, Thomas M" w:date="2026-01-22T15:38:00Z" w16du:dateUtc="2026-01-22T20:38:00Z">
        <w:r w:rsidR="00A52BA9">
          <w:rPr>
            <w:rFonts w:ascii="Times New Roman" w:hAnsi="Times New Roman" w:cs="Times New Roman"/>
            <w:sz w:val="24"/>
            <w:szCs w:val="24"/>
          </w:rPr>
          <w:fldChar w:fldCharType="begin"/>
        </w:r>
        <w:r w:rsidR="00A52BA9">
          <w:rPr>
            <w:rFonts w:ascii="Times New Roman" w:hAnsi="Times New Roman" w:cs="Times New Roman"/>
            <w:sz w:val="24"/>
            <w:szCs w:val="24"/>
          </w:rPr>
          <w:instrText>HYPERLINK "</w:instrText>
        </w:r>
      </w:ins>
      <w:r w:rsidR="00A52BA9" w:rsidRPr="0000585A">
        <w:rPr>
          <w:rFonts w:ascii="Times New Roman" w:hAnsi="Times New Roman" w:cs="Times New Roman"/>
          <w:sz w:val="24"/>
          <w:szCs w:val="24"/>
        </w:rPr>
        <w:instrText>https://doi.org/10.1016/0010-0277(90)90013-A</w:instrText>
      </w:r>
      <w:ins w:id="111" w:author="Bixler, Thomas M" w:date="2026-01-22T15:38:00Z" w16du:dateUtc="2026-01-22T20:38:00Z">
        <w:r w:rsidR="00A52BA9">
          <w:rPr>
            <w:rFonts w:ascii="Times New Roman" w:hAnsi="Times New Roman" w:cs="Times New Roman"/>
            <w:sz w:val="24"/>
            <w:szCs w:val="24"/>
          </w:rPr>
          <w:instrText>"</w:instrText>
        </w:r>
        <w:r w:rsidR="00A52BA9">
          <w:rPr>
            <w:rFonts w:ascii="Times New Roman" w:hAnsi="Times New Roman" w:cs="Times New Roman"/>
            <w:sz w:val="24"/>
            <w:szCs w:val="24"/>
          </w:rPr>
        </w:r>
        <w:r w:rsidR="00A52BA9">
          <w:rPr>
            <w:rFonts w:ascii="Times New Roman" w:hAnsi="Times New Roman" w:cs="Times New Roman"/>
            <w:sz w:val="24"/>
            <w:szCs w:val="24"/>
          </w:rPr>
          <w:fldChar w:fldCharType="separate"/>
        </w:r>
      </w:ins>
      <w:r w:rsidR="00A52BA9" w:rsidRPr="00C36D56">
        <w:rPr>
          <w:rStyle w:val="Hyperlink"/>
          <w:rFonts w:ascii="Times New Roman" w:hAnsi="Times New Roman" w:cs="Times New Roman"/>
          <w:sz w:val="24"/>
          <w:szCs w:val="24"/>
        </w:rPr>
        <w:t>https://doi.org/10.1016/0010-0277(90)90013-A</w:t>
      </w:r>
      <w:ins w:id="112" w:author="Bixler, Thomas M" w:date="2026-01-22T15:38:00Z" w16du:dateUtc="2026-01-22T20:38:00Z">
        <w:r w:rsidR="00A52BA9">
          <w:rPr>
            <w:rFonts w:ascii="Times New Roman" w:hAnsi="Times New Roman" w:cs="Times New Roman"/>
            <w:sz w:val="24"/>
            <w:szCs w:val="24"/>
          </w:rPr>
          <w:fldChar w:fldCharType="end"/>
        </w:r>
      </w:ins>
    </w:p>
    <w:p w14:paraId="1EC5F21F" w14:textId="11E72288" w:rsidR="00A52BA9" w:rsidRPr="00F517F2" w:rsidRDefault="00A52BA9" w:rsidP="00A52BA9">
      <w:pPr>
        <w:widowControl w:val="0"/>
        <w:autoSpaceDE w:val="0"/>
        <w:autoSpaceDN w:val="0"/>
        <w:adjustRightInd w:val="0"/>
        <w:spacing w:after="0" w:line="480" w:lineRule="auto"/>
        <w:ind w:left="480" w:hanging="480"/>
        <w:rPr>
          <w:rFonts w:ascii="Times New Roman" w:hAnsi="Times New Roman" w:cs="Times New Roman"/>
          <w:sz w:val="24"/>
          <w:szCs w:val="24"/>
          <w:lang w:val="fr-FR"/>
          <w:rPrChange w:id="113" w:author="Bixler, Thomas M" w:date="2026-02-03T14:37:00Z" w16du:dateUtc="2026-02-03T19:37:00Z">
            <w:rPr>
              <w:rFonts w:ascii="Times New Roman" w:hAnsi="Times New Roman" w:cs="Times New Roman"/>
              <w:sz w:val="24"/>
              <w:szCs w:val="24"/>
            </w:rPr>
          </w:rPrChange>
        </w:rPr>
      </w:pPr>
      <w:ins w:id="114" w:author="Bixler, Thomas M" w:date="2026-01-22T15:38:00Z" w16du:dateUtc="2026-01-22T20:38:00Z">
        <w:r w:rsidRPr="0000585A">
          <w:rPr>
            <w:rFonts w:ascii="Times New Roman" w:hAnsi="Times New Roman" w:cs="Times New Roman"/>
            <w:sz w:val="24"/>
            <w:szCs w:val="24"/>
          </w:rPr>
          <w:t xml:space="preserve">Nicolson, R. I., Fawcett, A. J., Berry, E. L., Jenkins, I. H., Dean, P., &amp; Brooks, D. J. (1999). Association of abnormal cerebellar activation with motor learning difficulties in dyslexic </w:t>
        </w:r>
        <w:r w:rsidRPr="0000585A">
          <w:rPr>
            <w:rFonts w:ascii="Times New Roman" w:hAnsi="Times New Roman" w:cs="Times New Roman"/>
            <w:sz w:val="24"/>
            <w:szCs w:val="24"/>
          </w:rPr>
          <w:lastRenderedPageBreak/>
          <w:t xml:space="preserve">adults. </w:t>
        </w:r>
        <w:r w:rsidRPr="00F517F2">
          <w:rPr>
            <w:rFonts w:ascii="Times New Roman" w:hAnsi="Times New Roman" w:cs="Times New Roman"/>
            <w:i/>
            <w:iCs/>
            <w:sz w:val="24"/>
            <w:szCs w:val="24"/>
            <w:lang w:val="fr-FR"/>
            <w:rPrChange w:id="115" w:author="Bixler, Thomas M" w:date="2026-02-03T14:37:00Z" w16du:dateUtc="2026-02-03T19:37:00Z">
              <w:rPr>
                <w:rFonts w:ascii="Times New Roman" w:hAnsi="Times New Roman" w:cs="Times New Roman"/>
                <w:i/>
                <w:iCs/>
                <w:sz w:val="24"/>
                <w:szCs w:val="24"/>
              </w:rPr>
            </w:rPrChange>
          </w:rPr>
          <w:t>Lancet, 353</w:t>
        </w:r>
        <w:r w:rsidRPr="00F517F2">
          <w:rPr>
            <w:rFonts w:ascii="Times New Roman" w:hAnsi="Times New Roman" w:cs="Times New Roman"/>
            <w:sz w:val="24"/>
            <w:szCs w:val="24"/>
            <w:lang w:val="fr-FR"/>
            <w:rPrChange w:id="116" w:author="Bixler, Thomas M" w:date="2026-02-03T14:37:00Z" w16du:dateUtc="2026-02-03T19:37:00Z">
              <w:rPr>
                <w:rFonts w:ascii="Times New Roman" w:hAnsi="Times New Roman" w:cs="Times New Roman"/>
                <w:sz w:val="24"/>
                <w:szCs w:val="24"/>
              </w:rPr>
            </w:rPrChange>
          </w:rPr>
          <w:t>(9165), 1662–1667. https://doi.org/10.1016/S0140-6736(98)09165-X</w:t>
        </w:r>
      </w:ins>
    </w:p>
    <w:p w14:paraId="0FAF4EEB" w14:textId="512A87A6" w:rsidR="000D5031" w:rsidRPr="0000585A" w:rsidRDefault="000D5031" w:rsidP="007C6ADE">
      <w:pPr>
        <w:widowControl w:val="0"/>
        <w:autoSpaceDE w:val="0"/>
        <w:autoSpaceDN w:val="0"/>
        <w:adjustRightInd w:val="0"/>
        <w:spacing w:after="0" w:line="480" w:lineRule="auto"/>
        <w:ind w:left="480" w:hanging="480"/>
        <w:rPr>
          <w:rFonts w:ascii="Times New Roman" w:hAnsi="Times New Roman" w:cs="Times New Roman"/>
          <w:sz w:val="24"/>
          <w:szCs w:val="24"/>
        </w:rPr>
      </w:pPr>
      <w:r w:rsidRPr="00F517F2">
        <w:rPr>
          <w:rFonts w:ascii="Times New Roman" w:hAnsi="Times New Roman" w:cs="Times New Roman"/>
          <w:sz w:val="24"/>
          <w:szCs w:val="24"/>
          <w:lang w:val="fr-FR"/>
          <w:rPrChange w:id="117" w:author="Bixler, Thomas M" w:date="2026-02-03T14:37:00Z" w16du:dateUtc="2026-02-03T19:37:00Z">
            <w:rPr>
              <w:rFonts w:ascii="Times New Roman" w:hAnsi="Times New Roman" w:cs="Times New Roman"/>
              <w:sz w:val="24"/>
              <w:szCs w:val="24"/>
            </w:rPr>
          </w:rPrChange>
        </w:rPr>
        <w:t xml:space="preserve">Nicolson, R. I., Fawcett, A. J., &amp; Dean, P. (2001). </w:t>
      </w:r>
      <w:r w:rsidRPr="0000585A">
        <w:rPr>
          <w:rFonts w:ascii="Times New Roman" w:hAnsi="Times New Roman" w:cs="Times New Roman"/>
          <w:sz w:val="24"/>
          <w:szCs w:val="24"/>
        </w:rPr>
        <w:t xml:space="preserve">Developmental dyslexia: The cerebellar deficit hypothesis. </w:t>
      </w:r>
      <w:ins w:id="118" w:author="Bixler, Thomas M" w:date="2026-01-22T15:28:00Z" w16du:dateUtc="2026-01-22T20:28:00Z">
        <w:r w:rsidR="00662766">
          <w:rPr>
            <w:rFonts w:ascii="Times New Roman" w:hAnsi="Times New Roman" w:cs="Times New Roman"/>
            <w:i/>
            <w:iCs/>
            <w:sz w:val="24"/>
            <w:szCs w:val="24"/>
          </w:rPr>
          <w:t>T</w:t>
        </w:r>
      </w:ins>
      <w:del w:id="119" w:author="Bixler, Thomas M" w:date="2026-01-22T15:28:00Z" w16du:dateUtc="2026-01-22T20:28:00Z">
        <w:r w:rsidRPr="0000585A" w:rsidDel="00662766">
          <w:rPr>
            <w:rFonts w:ascii="Times New Roman" w:hAnsi="Times New Roman" w:cs="Times New Roman"/>
            <w:i/>
            <w:iCs/>
            <w:sz w:val="24"/>
            <w:szCs w:val="24"/>
          </w:rPr>
          <w:delText>t</w:delText>
        </w:r>
      </w:del>
      <w:r w:rsidRPr="0000585A">
        <w:rPr>
          <w:rFonts w:ascii="Times New Roman" w:hAnsi="Times New Roman" w:cs="Times New Roman"/>
          <w:i/>
          <w:iCs/>
          <w:sz w:val="24"/>
          <w:szCs w:val="24"/>
        </w:rPr>
        <w:t xml:space="preserve">rends in </w:t>
      </w:r>
      <w:ins w:id="120" w:author="Bixler, Thomas M" w:date="2026-01-22T15:29:00Z" w16du:dateUtc="2026-01-22T20:29:00Z">
        <w:r w:rsidR="00662766">
          <w:rPr>
            <w:rFonts w:ascii="Times New Roman" w:hAnsi="Times New Roman" w:cs="Times New Roman"/>
            <w:i/>
            <w:iCs/>
            <w:sz w:val="24"/>
            <w:szCs w:val="24"/>
          </w:rPr>
          <w:t>N</w:t>
        </w:r>
      </w:ins>
      <w:del w:id="121" w:author="Bixler, Thomas M" w:date="2026-01-22T15:29:00Z" w16du:dateUtc="2026-01-22T20:29:00Z">
        <w:r w:rsidRPr="0000585A" w:rsidDel="00662766">
          <w:rPr>
            <w:rFonts w:ascii="Times New Roman" w:hAnsi="Times New Roman" w:cs="Times New Roman"/>
            <w:i/>
            <w:iCs/>
            <w:sz w:val="24"/>
            <w:szCs w:val="24"/>
          </w:rPr>
          <w:delText>n</w:delText>
        </w:r>
      </w:del>
      <w:r w:rsidRPr="0000585A">
        <w:rPr>
          <w:rFonts w:ascii="Times New Roman" w:hAnsi="Times New Roman" w:cs="Times New Roman"/>
          <w:i/>
          <w:iCs/>
          <w:sz w:val="24"/>
          <w:szCs w:val="24"/>
        </w:rPr>
        <w:t>eurosciences, 24</w:t>
      </w:r>
      <w:r w:rsidRPr="0000585A">
        <w:rPr>
          <w:rFonts w:ascii="Times New Roman" w:hAnsi="Times New Roman" w:cs="Times New Roman"/>
          <w:sz w:val="24"/>
          <w:szCs w:val="24"/>
        </w:rPr>
        <w:t>(9), 508–511. https://doi.org/10.1016/S0166-2236(00)01896-8</w:t>
      </w:r>
    </w:p>
    <w:p w14:paraId="5373530E" w14:textId="5A6AE85D" w:rsidR="000D5031" w:rsidRDefault="000D5031" w:rsidP="007C6ADE">
      <w:pPr>
        <w:widowControl w:val="0"/>
        <w:autoSpaceDE w:val="0"/>
        <w:autoSpaceDN w:val="0"/>
        <w:adjustRightInd w:val="0"/>
        <w:spacing w:after="0" w:line="480" w:lineRule="auto"/>
        <w:ind w:left="480" w:hanging="480"/>
        <w:rPr>
          <w:ins w:id="122" w:author="Bixler, Thomas M" w:date="2026-01-22T15:30:00Z" w16du:dateUtc="2026-01-22T20:30:00Z"/>
          <w:rFonts w:ascii="Times New Roman" w:hAnsi="Times New Roman" w:cs="Times New Roman"/>
          <w:sz w:val="24"/>
          <w:szCs w:val="24"/>
        </w:rPr>
      </w:pPr>
      <w:del w:id="123" w:author="Bixler, Thomas M" w:date="2026-01-22T15:29:00Z" w16du:dateUtc="2026-01-22T20:29:00Z">
        <w:r w:rsidRPr="0000585A" w:rsidDel="00662766">
          <w:rPr>
            <w:rFonts w:ascii="Times New Roman" w:hAnsi="Times New Roman" w:cs="Times New Roman"/>
            <w:sz w:val="24"/>
            <w:szCs w:val="24"/>
          </w:rPr>
          <w:delText xml:space="preserve">F., </w:delText>
        </w:r>
      </w:del>
      <w:r w:rsidRPr="0000585A">
        <w:rPr>
          <w:rFonts w:ascii="Times New Roman" w:hAnsi="Times New Roman" w:cs="Times New Roman"/>
          <w:sz w:val="24"/>
          <w:szCs w:val="24"/>
        </w:rPr>
        <w:t>Richlan</w:t>
      </w:r>
      <w:ins w:id="124" w:author="Bixler, Thomas M" w:date="2026-01-22T15:29:00Z" w16du:dateUtc="2026-01-22T20:29:00Z">
        <w:r w:rsidR="00662766">
          <w:rPr>
            <w:rFonts w:ascii="Times New Roman" w:hAnsi="Times New Roman" w:cs="Times New Roman"/>
            <w:sz w:val="24"/>
            <w:szCs w:val="24"/>
          </w:rPr>
          <w:t>, F.</w:t>
        </w:r>
      </w:ins>
      <w:r w:rsidRPr="0000585A">
        <w:rPr>
          <w:rFonts w:ascii="Times New Roman" w:hAnsi="Times New Roman" w:cs="Times New Roman"/>
          <w:sz w:val="24"/>
          <w:szCs w:val="24"/>
        </w:rPr>
        <w:t xml:space="preserve"> (2012). Developmental dyslexia: dysfunction of a left hemisphere reading network. </w:t>
      </w:r>
      <w:r w:rsidRPr="00662766">
        <w:rPr>
          <w:rFonts w:ascii="Times New Roman" w:hAnsi="Times New Roman" w:cs="Times New Roman"/>
          <w:i/>
          <w:iCs/>
          <w:sz w:val="24"/>
          <w:szCs w:val="24"/>
          <w:rPrChange w:id="125" w:author="Bixler, Thomas M" w:date="2026-01-22T15:29:00Z" w16du:dateUtc="2026-01-22T20:29:00Z">
            <w:rPr>
              <w:rFonts w:ascii="Times New Roman" w:hAnsi="Times New Roman" w:cs="Times New Roman"/>
              <w:b/>
              <w:bCs/>
              <w:i/>
              <w:iCs/>
              <w:sz w:val="24"/>
              <w:szCs w:val="24"/>
            </w:rPr>
          </w:rPrChange>
        </w:rPr>
        <w:t xml:space="preserve">Frontiers in Human </w:t>
      </w:r>
      <w:r w:rsidRPr="00662766">
        <w:rPr>
          <w:rFonts w:ascii="Times New Roman" w:hAnsi="Times New Roman" w:cs="Times New Roman"/>
          <w:i/>
          <w:iCs/>
          <w:sz w:val="24"/>
          <w:szCs w:val="24"/>
          <w:rPrChange w:id="126" w:author="Bixler, Thomas M" w:date="2026-01-22T15:30:00Z" w16du:dateUtc="2026-01-22T20:30:00Z">
            <w:rPr>
              <w:rFonts w:ascii="Times New Roman" w:hAnsi="Times New Roman" w:cs="Times New Roman"/>
              <w:b/>
              <w:bCs/>
              <w:i/>
              <w:iCs/>
              <w:sz w:val="24"/>
              <w:szCs w:val="24"/>
            </w:rPr>
          </w:rPrChange>
        </w:rPr>
        <w:t xml:space="preserve">Neuroscience, </w:t>
      </w:r>
      <w:r w:rsidRPr="00662766">
        <w:rPr>
          <w:rFonts w:ascii="Times New Roman" w:hAnsi="Times New Roman" w:cs="Times New Roman"/>
          <w:sz w:val="24"/>
          <w:szCs w:val="24"/>
          <w:rPrChange w:id="127" w:author="Bixler, Thomas M" w:date="2026-01-22T15:30:00Z" w16du:dateUtc="2026-01-22T20:30:00Z">
            <w:rPr>
              <w:rFonts w:ascii="Times New Roman" w:hAnsi="Times New Roman" w:cs="Times New Roman"/>
              <w:b/>
              <w:bCs/>
              <w:i/>
              <w:iCs/>
              <w:sz w:val="24"/>
              <w:szCs w:val="24"/>
            </w:rPr>
          </w:rPrChange>
        </w:rPr>
        <w:t>(6)</w:t>
      </w:r>
      <w:r w:rsidRPr="00662766">
        <w:rPr>
          <w:rFonts w:ascii="Times New Roman" w:hAnsi="Times New Roman" w:cs="Times New Roman"/>
          <w:sz w:val="24"/>
          <w:szCs w:val="24"/>
        </w:rPr>
        <w:t>,</w:t>
      </w:r>
      <w:r w:rsidRPr="0000585A">
        <w:rPr>
          <w:rFonts w:ascii="Times New Roman" w:hAnsi="Times New Roman" w:cs="Times New Roman"/>
          <w:sz w:val="24"/>
          <w:szCs w:val="24"/>
        </w:rPr>
        <w:t xml:space="preserve"> 1–5. </w:t>
      </w:r>
      <w:ins w:id="128" w:author="Bixler, Thomas M" w:date="2026-01-22T15:30:00Z" w16du:dateUtc="2026-01-22T20:30:00Z">
        <w:r w:rsidR="00662766">
          <w:rPr>
            <w:rFonts w:ascii="Times New Roman" w:hAnsi="Times New Roman" w:cs="Times New Roman"/>
            <w:sz w:val="24"/>
            <w:szCs w:val="24"/>
          </w:rPr>
          <w:fldChar w:fldCharType="begin"/>
        </w:r>
        <w:r w:rsidR="00662766">
          <w:rPr>
            <w:rFonts w:ascii="Times New Roman" w:hAnsi="Times New Roman" w:cs="Times New Roman"/>
            <w:sz w:val="24"/>
            <w:szCs w:val="24"/>
          </w:rPr>
          <w:instrText>HYPERLINK "</w:instrText>
        </w:r>
      </w:ins>
      <w:r w:rsidR="00662766" w:rsidRPr="0000585A">
        <w:rPr>
          <w:rFonts w:ascii="Times New Roman" w:hAnsi="Times New Roman" w:cs="Times New Roman"/>
          <w:sz w:val="24"/>
          <w:szCs w:val="24"/>
        </w:rPr>
        <w:instrText>https://doi.org/10.3389/fnhum.2012.00120</w:instrText>
      </w:r>
      <w:ins w:id="129" w:author="Bixler, Thomas M" w:date="2026-01-22T15:30:00Z" w16du:dateUtc="2026-01-22T20:30:00Z">
        <w:r w:rsidR="00662766">
          <w:rPr>
            <w:rFonts w:ascii="Times New Roman" w:hAnsi="Times New Roman" w:cs="Times New Roman"/>
            <w:sz w:val="24"/>
            <w:szCs w:val="24"/>
          </w:rPr>
          <w:instrText>"</w:instrText>
        </w:r>
        <w:r w:rsidR="00662766">
          <w:rPr>
            <w:rFonts w:ascii="Times New Roman" w:hAnsi="Times New Roman" w:cs="Times New Roman"/>
            <w:sz w:val="24"/>
            <w:szCs w:val="24"/>
          </w:rPr>
        </w:r>
        <w:r w:rsidR="00662766">
          <w:rPr>
            <w:rFonts w:ascii="Times New Roman" w:hAnsi="Times New Roman" w:cs="Times New Roman"/>
            <w:sz w:val="24"/>
            <w:szCs w:val="24"/>
          </w:rPr>
          <w:fldChar w:fldCharType="separate"/>
        </w:r>
      </w:ins>
      <w:r w:rsidR="00662766" w:rsidRPr="00C36D56">
        <w:rPr>
          <w:rStyle w:val="Hyperlink"/>
          <w:rFonts w:ascii="Times New Roman" w:hAnsi="Times New Roman" w:cs="Times New Roman"/>
          <w:sz w:val="24"/>
          <w:szCs w:val="24"/>
        </w:rPr>
        <w:t>https://doi.org/10.3389/fnhum.2012.00120</w:t>
      </w:r>
      <w:ins w:id="130" w:author="Bixler, Thomas M" w:date="2026-01-22T15:30:00Z" w16du:dateUtc="2026-01-22T20:30:00Z">
        <w:r w:rsidR="00662766">
          <w:rPr>
            <w:rFonts w:ascii="Times New Roman" w:hAnsi="Times New Roman" w:cs="Times New Roman"/>
            <w:sz w:val="24"/>
            <w:szCs w:val="24"/>
          </w:rPr>
          <w:fldChar w:fldCharType="end"/>
        </w:r>
      </w:ins>
    </w:p>
    <w:p w14:paraId="1D94421C" w14:textId="77777777" w:rsidR="00662766" w:rsidRPr="0000585A" w:rsidDel="00662766" w:rsidRDefault="00662766">
      <w:pPr>
        <w:widowControl w:val="0"/>
        <w:autoSpaceDE w:val="0"/>
        <w:autoSpaceDN w:val="0"/>
        <w:adjustRightInd w:val="0"/>
        <w:spacing w:after="0" w:line="480" w:lineRule="auto"/>
        <w:ind w:hanging="480"/>
        <w:rPr>
          <w:del w:id="131" w:author="Bixler, Thomas M" w:date="2026-01-22T15:30:00Z" w16du:dateUtc="2026-01-22T20:30:00Z"/>
          <w:rFonts w:ascii="Times New Roman" w:hAnsi="Times New Roman" w:cs="Times New Roman"/>
          <w:sz w:val="24"/>
          <w:szCs w:val="24"/>
        </w:rPr>
        <w:pPrChange w:id="132" w:author="Bixler, Thomas M" w:date="2026-01-22T15:30:00Z" w16du:dateUtc="2026-01-22T20:30:00Z">
          <w:pPr>
            <w:widowControl w:val="0"/>
            <w:autoSpaceDE w:val="0"/>
            <w:autoSpaceDN w:val="0"/>
            <w:adjustRightInd w:val="0"/>
            <w:spacing w:after="0" w:line="480" w:lineRule="auto"/>
            <w:ind w:left="480" w:hanging="480"/>
          </w:pPr>
        </w:pPrChange>
      </w:pPr>
    </w:p>
    <w:p w14:paraId="72ECA5AB" w14:textId="77777777" w:rsidR="00A52BA9" w:rsidRDefault="000D5031" w:rsidP="00662766">
      <w:pPr>
        <w:widowControl w:val="0"/>
        <w:autoSpaceDE w:val="0"/>
        <w:autoSpaceDN w:val="0"/>
        <w:adjustRightInd w:val="0"/>
        <w:spacing w:after="0" w:line="480" w:lineRule="auto"/>
        <w:rPr>
          <w:ins w:id="133" w:author="Bixler, Thomas M" w:date="2026-01-22T15:36:00Z" w16du:dateUtc="2026-01-22T20:36:00Z"/>
          <w:rFonts w:ascii="Times New Roman" w:hAnsi="Times New Roman" w:cs="Times New Roman"/>
          <w:sz w:val="24"/>
          <w:szCs w:val="24"/>
        </w:rPr>
      </w:pPr>
      <w:r w:rsidRPr="0000585A">
        <w:rPr>
          <w:rFonts w:ascii="Times New Roman" w:hAnsi="Times New Roman" w:cs="Times New Roman"/>
          <w:sz w:val="24"/>
          <w:szCs w:val="24"/>
        </w:rPr>
        <w:t xml:space="preserve">Stanovich, K. E. (1988). Explaining the differences between the dyslexic and the garden-variety </w:t>
      </w:r>
    </w:p>
    <w:p w14:paraId="0A461715" w14:textId="4808FC08" w:rsidR="000D5031" w:rsidRPr="0000585A" w:rsidRDefault="000D5031" w:rsidP="00A52BA9">
      <w:pPr>
        <w:widowControl w:val="0"/>
        <w:autoSpaceDE w:val="0"/>
        <w:autoSpaceDN w:val="0"/>
        <w:adjustRightInd w:val="0"/>
        <w:spacing w:after="0" w:line="480" w:lineRule="auto"/>
        <w:ind w:left="480"/>
        <w:rPr>
          <w:rFonts w:ascii="Times New Roman" w:hAnsi="Times New Roman" w:cs="Times New Roman"/>
          <w:sz w:val="24"/>
          <w:szCs w:val="24"/>
        </w:rPr>
      </w:pPr>
      <w:r w:rsidRPr="0000585A">
        <w:rPr>
          <w:rFonts w:ascii="Times New Roman" w:hAnsi="Times New Roman" w:cs="Times New Roman"/>
          <w:sz w:val="24"/>
          <w:szCs w:val="24"/>
        </w:rPr>
        <w:t xml:space="preserve">poor reader: The phonological-core variable-difference model. </w:t>
      </w:r>
      <w:r w:rsidRPr="0000585A">
        <w:rPr>
          <w:rFonts w:ascii="Times New Roman" w:hAnsi="Times New Roman" w:cs="Times New Roman"/>
          <w:i/>
          <w:iCs/>
          <w:sz w:val="24"/>
          <w:szCs w:val="24"/>
        </w:rPr>
        <w:t xml:space="preserve">Journal of Learning </w:t>
      </w:r>
      <w:ins w:id="134" w:author="Bixler, Thomas M" w:date="2026-01-22T15:36:00Z" w16du:dateUtc="2026-01-22T20:36:00Z">
        <w:r w:rsidR="00A52BA9">
          <w:rPr>
            <w:rFonts w:ascii="Times New Roman" w:hAnsi="Times New Roman" w:cs="Times New Roman"/>
            <w:i/>
            <w:iCs/>
            <w:sz w:val="24"/>
            <w:szCs w:val="24"/>
          </w:rPr>
          <w:t xml:space="preserve"> </w:t>
        </w:r>
      </w:ins>
      <w:r w:rsidRPr="0000585A">
        <w:rPr>
          <w:rFonts w:ascii="Times New Roman" w:hAnsi="Times New Roman" w:cs="Times New Roman"/>
          <w:i/>
          <w:iCs/>
          <w:sz w:val="24"/>
          <w:szCs w:val="24"/>
        </w:rPr>
        <w:t>Disabilities, 21</w:t>
      </w:r>
      <w:r w:rsidRPr="0000585A">
        <w:rPr>
          <w:rFonts w:ascii="Times New Roman" w:hAnsi="Times New Roman" w:cs="Times New Roman"/>
          <w:sz w:val="24"/>
          <w:szCs w:val="24"/>
        </w:rPr>
        <w:t>(10), 590–604. https://doi.org/10.1177/002221948802101003</w:t>
      </w:r>
    </w:p>
    <w:p w14:paraId="3DF02FAF" w14:textId="43EE0D40" w:rsidR="000D5031" w:rsidRPr="0000585A" w:rsidRDefault="000D5031" w:rsidP="007C6ADE">
      <w:pPr>
        <w:widowControl w:val="0"/>
        <w:autoSpaceDE w:val="0"/>
        <w:autoSpaceDN w:val="0"/>
        <w:adjustRightInd w:val="0"/>
        <w:spacing w:after="0" w:line="480" w:lineRule="auto"/>
        <w:ind w:left="480" w:hanging="480"/>
        <w:rPr>
          <w:rFonts w:ascii="Times New Roman" w:hAnsi="Times New Roman" w:cs="Times New Roman"/>
          <w:sz w:val="24"/>
          <w:szCs w:val="24"/>
        </w:rPr>
      </w:pPr>
      <w:r w:rsidRPr="0000585A">
        <w:rPr>
          <w:rFonts w:ascii="Times New Roman" w:hAnsi="Times New Roman" w:cs="Times New Roman"/>
          <w:sz w:val="24"/>
          <w:szCs w:val="24"/>
        </w:rPr>
        <w:t>Stein, J. F.</w:t>
      </w:r>
      <w:r w:rsidR="00857B1F" w:rsidRPr="0000585A">
        <w:rPr>
          <w:rFonts w:ascii="Times New Roman" w:hAnsi="Times New Roman" w:cs="Times New Roman"/>
          <w:sz w:val="24"/>
          <w:szCs w:val="24"/>
        </w:rPr>
        <w:t xml:space="preserve"> </w:t>
      </w:r>
      <w:ins w:id="135" w:author="Bixler, Thomas M" w:date="2026-01-22T15:30:00Z" w16du:dateUtc="2026-01-22T20:30:00Z">
        <w:r w:rsidR="00662766">
          <w:rPr>
            <w:rFonts w:ascii="Times New Roman" w:hAnsi="Times New Roman" w:cs="Times New Roman"/>
            <w:sz w:val="24"/>
            <w:szCs w:val="24"/>
          </w:rPr>
          <w:t>(</w:t>
        </w:r>
      </w:ins>
      <w:r w:rsidRPr="0000585A">
        <w:rPr>
          <w:rFonts w:ascii="Times New Roman" w:hAnsi="Times New Roman" w:cs="Times New Roman"/>
          <w:sz w:val="24"/>
          <w:szCs w:val="24"/>
        </w:rPr>
        <w:t>1991</w:t>
      </w:r>
      <w:ins w:id="136" w:author="Bixler, Thomas M" w:date="2026-01-22T15:31:00Z" w16du:dateUtc="2026-01-22T20:31:00Z">
        <w:r w:rsidR="00662766">
          <w:rPr>
            <w:rFonts w:ascii="Times New Roman" w:hAnsi="Times New Roman" w:cs="Times New Roman"/>
            <w:sz w:val="24"/>
            <w:szCs w:val="24"/>
          </w:rPr>
          <w:t>)</w:t>
        </w:r>
      </w:ins>
      <w:r w:rsidRPr="0000585A">
        <w:rPr>
          <w:rFonts w:ascii="Times New Roman" w:hAnsi="Times New Roman" w:cs="Times New Roman"/>
          <w:sz w:val="24"/>
          <w:szCs w:val="24"/>
        </w:rPr>
        <w:t>. Vision and visual dyslexia</w:t>
      </w:r>
      <w:ins w:id="137" w:author="Bixler, Thomas M" w:date="2026-01-22T15:32:00Z" w16du:dateUtc="2026-01-22T20:32:00Z">
        <w:r w:rsidR="00662766">
          <w:rPr>
            <w:rFonts w:ascii="Times New Roman" w:hAnsi="Times New Roman" w:cs="Times New Roman"/>
            <w:sz w:val="24"/>
            <w:szCs w:val="24"/>
          </w:rPr>
          <w:t xml:space="preserve">. </w:t>
        </w:r>
        <w:r w:rsidR="00662766" w:rsidRPr="00A52BA9">
          <w:rPr>
            <w:rFonts w:ascii="Times New Roman" w:hAnsi="Times New Roman" w:cs="Times New Roman"/>
            <w:i/>
            <w:iCs/>
            <w:sz w:val="24"/>
            <w:szCs w:val="24"/>
            <w:rPrChange w:id="138" w:author="Bixler, Thomas M" w:date="2026-01-22T15:32:00Z" w16du:dateUtc="2026-01-22T20:32:00Z">
              <w:rPr>
                <w:rFonts w:ascii="Times New Roman" w:hAnsi="Times New Roman" w:cs="Times New Roman"/>
                <w:sz w:val="24"/>
                <w:szCs w:val="24"/>
              </w:rPr>
            </w:rPrChange>
          </w:rPr>
          <w:t>CRC Pr</w:t>
        </w:r>
        <w:r w:rsidR="00A52BA9" w:rsidRPr="00A52BA9">
          <w:rPr>
            <w:rFonts w:ascii="Times New Roman" w:hAnsi="Times New Roman" w:cs="Times New Roman"/>
            <w:i/>
            <w:iCs/>
            <w:sz w:val="24"/>
            <w:szCs w:val="24"/>
            <w:rPrChange w:id="139" w:author="Bixler, Thomas M" w:date="2026-01-22T15:32:00Z" w16du:dateUtc="2026-01-22T20:32:00Z">
              <w:rPr>
                <w:rFonts w:ascii="Times New Roman" w:hAnsi="Times New Roman" w:cs="Times New Roman"/>
                <w:sz w:val="24"/>
                <w:szCs w:val="24"/>
              </w:rPr>
            </w:rPrChange>
          </w:rPr>
          <w:t>,</w:t>
        </w:r>
      </w:ins>
      <w:del w:id="140" w:author="Bixler, Thomas M" w:date="2026-01-22T15:32:00Z" w16du:dateUtc="2026-01-22T20:32:00Z">
        <w:r w:rsidRPr="00A52BA9" w:rsidDel="00662766">
          <w:rPr>
            <w:rFonts w:ascii="Times New Roman" w:hAnsi="Times New Roman" w:cs="Times New Roman"/>
            <w:i/>
            <w:iCs/>
            <w:sz w:val="24"/>
            <w:szCs w:val="24"/>
            <w:rPrChange w:id="141" w:author="Bixler, Thomas M" w:date="2026-01-22T15:32:00Z" w16du:dateUtc="2026-01-22T20:32:00Z">
              <w:rPr>
                <w:rFonts w:ascii="Times New Roman" w:hAnsi="Times New Roman" w:cs="Times New Roman"/>
                <w:sz w:val="24"/>
                <w:szCs w:val="24"/>
              </w:rPr>
            </w:rPrChange>
          </w:rPr>
          <w:delText xml:space="preserve"> </w:delText>
        </w:r>
      </w:del>
      <w:del w:id="142" w:author="Bixler, Thomas M" w:date="2026-01-22T15:31:00Z" w16du:dateUtc="2026-01-22T20:31:00Z">
        <w:r w:rsidRPr="00A52BA9" w:rsidDel="00662766">
          <w:rPr>
            <w:rFonts w:ascii="Times New Roman" w:hAnsi="Times New Roman" w:cs="Times New Roman"/>
            <w:i/>
            <w:iCs/>
            <w:sz w:val="24"/>
            <w:szCs w:val="24"/>
            <w:rPrChange w:id="143" w:author="Bixler, Thomas M" w:date="2026-01-22T15:32:00Z" w16du:dateUtc="2026-01-22T20:32:00Z">
              <w:rPr>
                <w:rFonts w:ascii="Times New Roman" w:hAnsi="Times New Roman" w:cs="Times New Roman"/>
                <w:sz w:val="24"/>
                <w:szCs w:val="24"/>
              </w:rPr>
            </w:rPrChange>
          </w:rPr>
          <w:delText xml:space="preserve">(Vol. </w:delText>
        </w:r>
      </w:del>
      <w:r w:rsidRPr="00A52BA9">
        <w:rPr>
          <w:rFonts w:ascii="Times New Roman" w:hAnsi="Times New Roman" w:cs="Times New Roman"/>
          <w:i/>
          <w:iCs/>
          <w:sz w:val="24"/>
          <w:szCs w:val="24"/>
          <w:rPrChange w:id="144" w:author="Bixler, Thomas M" w:date="2026-01-22T15:32:00Z" w16du:dateUtc="2026-01-22T20:32:00Z">
            <w:rPr>
              <w:rFonts w:ascii="Times New Roman" w:hAnsi="Times New Roman" w:cs="Times New Roman"/>
              <w:sz w:val="24"/>
              <w:szCs w:val="24"/>
            </w:rPr>
          </w:rPrChange>
        </w:rPr>
        <w:t>13</w:t>
      </w:r>
      <w:del w:id="145" w:author="Bixler, Thomas M" w:date="2026-01-22T15:31:00Z" w16du:dateUtc="2026-01-22T20:31:00Z">
        <w:r w:rsidRPr="0000585A" w:rsidDel="00662766">
          <w:rPr>
            <w:rFonts w:ascii="Times New Roman" w:hAnsi="Times New Roman" w:cs="Times New Roman"/>
            <w:sz w:val="24"/>
            <w:szCs w:val="24"/>
          </w:rPr>
          <w:delText>)</w:delText>
        </w:r>
      </w:del>
      <w:r w:rsidRPr="0000585A">
        <w:rPr>
          <w:rFonts w:ascii="Times New Roman" w:hAnsi="Times New Roman" w:cs="Times New Roman"/>
          <w:sz w:val="24"/>
          <w:szCs w:val="24"/>
        </w:rPr>
        <w:t xml:space="preserve">. </w:t>
      </w:r>
      <w:ins w:id="146" w:author="Bixler, Thomas M" w:date="2026-01-22T15:32:00Z" w16du:dateUtc="2026-01-22T20:32:00Z">
        <w:r w:rsidR="00A52BA9">
          <w:rPr>
            <w:rFonts w:ascii="Times New Roman" w:hAnsi="Times New Roman" w:cs="Times New Roman"/>
            <w:sz w:val="24"/>
            <w:szCs w:val="24"/>
          </w:rPr>
          <w:t>Missing page numbers and DOI</w:t>
        </w:r>
      </w:ins>
      <w:del w:id="147" w:author="Bixler, Thomas M" w:date="2026-01-22T15:32:00Z" w16du:dateUtc="2026-01-22T20:32:00Z">
        <w:r w:rsidRPr="0000585A" w:rsidDel="00662766">
          <w:rPr>
            <w:rFonts w:ascii="Times New Roman" w:hAnsi="Times New Roman" w:cs="Times New Roman"/>
            <w:sz w:val="24"/>
            <w:szCs w:val="24"/>
          </w:rPr>
          <w:delText>CRC Pr.</w:delText>
        </w:r>
      </w:del>
    </w:p>
    <w:p w14:paraId="5BB9C26A" w14:textId="77777777" w:rsidR="00A52BA9" w:rsidRDefault="000D5031">
      <w:pPr>
        <w:widowControl w:val="0"/>
        <w:autoSpaceDE w:val="0"/>
        <w:autoSpaceDN w:val="0"/>
        <w:adjustRightInd w:val="0"/>
        <w:spacing w:after="0" w:line="480" w:lineRule="auto"/>
        <w:rPr>
          <w:ins w:id="148" w:author="Bixler, Thomas M" w:date="2026-01-22T15:39:00Z" w16du:dateUtc="2026-01-22T20:39:00Z"/>
          <w:rFonts w:ascii="Times New Roman" w:hAnsi="Times New Roman" w:cs="Times New Roman"/>
          <w:sz w:val="24"/>
          <w:szCs w:val="24"/>
        </w:rPr>
        <w:pPrChange w:id="149" w:author="Bixler, Thomas M" w:date="2026-01-22T15:39:00Z" w16du:dateUtc="2026-01-22T20:39:00Z">
          <w:pPr>
            <w:widowControl w:val="0"/>
            <w:autoSpaceDE w:val="0"/>
            <w:autoSpaceDN w:val="0"/>
            <w:adjustRightInd w:val="0"/>
            <w:spacing w:after="0" w:line="480" w:lineRule="auto"/>
            <w:ind w:firstLine="480"/>
          </w:pPr>
        </w:pPrChange>
      </w:pPr>
      <w:proofErr w:type="spellStart"/>
      <w:r w:rsidRPr="0000585A">
        <w:rPr>
          <w:rFonts w:ascii="Times New Roman" w:hAnsi="Times New Roman" w:cs="Times New Roman"/>
          <w:sz w:val="24"/>
          <w:szCs w:val="24"/>
        </w:rPr>
        <w:t>Stoodley</w:t>
      </w:r>
      <w:proofErr w:type="spellEnd"/>
      <w:r w:rsidRPr="0000585A">
        <w:rPr>
          <w:rFonts w:ascii="Times New Roman" w:hAnsi="Times New Roman" w:cs="Times New Roman"/>
          <w:sz w:val="24"/>
          <w:szCs w:val="24"/>
        </w:rPr>
        <w:t xml:space="preserve">, C. J. (2014). Distinct regions of the cerebellum show gray matter decreases in </w:t>
      </w:r>
    </w:p>
    <w:p w14:paraId="4262291C" w14:textId="17196A02" w:rsidR="000D5031" w:rsidRPr="00A52BA9" w:rsidRDefault="000D5031">
      <w:pPr>
        <w:widowControl w:val="0"/>
        <w:autoSpaceDE w:val="0"/>
        <w:autoSpaceDN w:val="0"/>
        <w:adjustRightInd w:val="0"/>
        <w:spacing w:after="0" w:line="480" w:lineRule="auto"/>
        <w:ind w:left="480"/>
        <w:rPr>
          <w:rFonts w:ascii="Times New Roman" w:hAnsi="Times New Roman" w:cs="Times New Roman"/>
          <w:i/>
          <w:iCs/>
          <w:sz w:val="24"/>
          <w:szCs w:val="24"/>
          <w:rPrChange w:id="150" w:author="Bixler, Thomas M" w:date="2026-01-22T15:39:00Z" w16du:dateUtc="2026-01-22T20:39:00Z">
            <w:rPr>
              <w:rFonts w:ascii="Times New Roman" w:hAnsi="Times New Roman" w:cs="Times New Roman"/>
              <w:sz w:val="24"/>
              <w:szCs w:val="24"/>
            </w:rPr>
          </w:rPrChange>
        </w:rPr>
        <w:pPrChange w:id="151" w:author="Bixler, Thomas M" w:date="2026-01-22T15:39:00Z" w16du:dateUtc="2026-01-22T20:39:00Z">
          <w:pPr>
            <w:widowControl w:val="0"/>
            <w:autoSpaceDE w:val="0"/>
            <w:autoSpaceDN w:val="0"/>
            <w:adjustRightInd w:val="0"/>
            <w:spacing w:after="0" w:line="480" w:lineRule="auto"/>
          </w:pPr>
        </w:pPrChange>
      </w:pPr>
      <w:r w:rsidRPr="0000585A">
        <w:rPr>
          <w:rFonts w:ascii="Times New Roman" w:hAnsi="Times New Roman" w:cs="Times New Roman"/>
          <w:sz w:val="24"/>
          <w:szCs w:val="24"/>
        </w:rPr>
        <w:t>autism</w:t>
      </w:r>
      <w:ins w:id="152" w:author="Bixler, Thomas M" w:date="2026-01-22T15:38:00Z" w16du:dateUtc="2026-01-22T20:38:00Z">
        <w:r w:rsidR="00A52BA9">
          <w:rPr>
            <w:rFonts w:ascii="Times New Roman" w:hAnsi="Times New Roman" w:cs="Times New Roman"/>
            <w:sz w:val="24"/>
            <w:szCs w:val="24"/>
          </w:rPr>
          <w:t xml:space="preserve">, </w:t>
        </w:r>
      </w:ins>
      <w:del w:id="153" w:author="Bixler, Thomas M" w:date="2026-01-22T15:38:00Z" w16du:dateUtc="2026-01-22T20:38:00Z">
        <w:r w:rsidRPr="0000585A" w:rsidDel="00A52BA9">
          <w:rPr>
            <w:rFonts w:ascii="Times New Roman" w:hAnsi="Times New Roman" w:cs="Times New Roman"/>
            <w:sz w:val="24"/>
            <w:szCs w:val="24"/>
          </w:rPr>
          <w:delText>,</w:delText>
        </w:r>
      </w:del>
      <w:del w:id="154" w:author="Bixler, Thomas M" w:date="2026-01-22T15:37:00Z" w16du:dateUtc="2026-01-22T20:37:00Z">
        <w:r w:rsidRPr="0000585A" w:rsidDel="00A52BA9">
          <w:rPr>
            <w:rFonts w:ascii="Times New Roman" w:hAnsi="Times New Roman" w:cs="Times New Roman"/>
            <w:sz w:val="24"/>
            <w:szCs w:val="24"/>
          </w:rPr>
          <w:delText xml:space="preserve"> </w:delText>
        </w:r>
      </w:del>
      <w:r w:rsidRPr="0000585A">
        <w:rPr>
          <w:rFonts w:ascii="Times New Roman" w:hAnsi="Times New Roman" w:cs="Times New Roman"/>
          <w:sz w:val="24"/>
          <w:szCs w:val="24"/>
        </w:rPr>
        <w:t>ADHD, and developmental dyslexia.</w:t>
      </w:r>
      <w:ins w:id="155" w:author="Bixler, Thomas M" w:date="2026-01-22T15:33:00Z" w16du:dateUtc="2026-01-22T20:33:00Z">
        <w:r w:rsidR="00A52BA9">
          <w:rPr>
            <w:rFonts w:ascii="Times New Roman" w:hAnsi="Times New Roman" w:cs="Times New Roman"/>
            <w:sz w:val="24"/>
            <w:szCs w:val="24"/>
          </w:rPr>
          <w:t xml:space="preserve"> </w:t>
        </w:r>
        <w:r w:rsidR="00A52BA9" w:rsidRPr="0000585A">
          <w:rPr>
            <w:rFonts w:ascii="Times New Roman" w:hAnsi="Times New Roman" w:cs="Times New Roman"/>
            <w:i/>
            <w:iCs/>
            <w:sz w:val="24"/>
            <w:szCs w:val="24"/>
          </w:rPr>
          <w:t xml:space="preserve">Frontiers in Systems Neuroscience, </w:t>
        </w:r>
        <w:r w:rsidR="00A52BA9">
          <w:rPr>
            <w:rFonts w:ascii="Times New Roman" w:hAnsi="Times New Roman" w:cs="Times New Roman"/>
            <w:i/>
            <w:iCs/>
            <w:sz w:val="24"/>
            <w:szCs w:val="24"/>
          </w:rPr>
          <w:t xml:space="preserve">(missing </w:t>
        </w:r>
      </w:ins>
      <w:ins w:id="156" w:author="Bixler, Thomas M" w:date="2026-01-22T15:39:00Z" w16du:dateUtc="2026-01-22T20:39:00Z">
        <w:r w:rsidR="00A52BA9">
          <w:rPr>
            <w:rFonts w:ascii="Times New Roman" w:hAnsi="Times New Roman" w:cs="Times New Roman"/>
            <w:i/>
            <w:iCs/>
            <w:sz w:val="24"/>
            <w:szCs w:val="24"/>
          </w:rPr>
          <w:br/>
        </w:r>
      </w:ins>
      <w:ins w:id="157" w:author="Bixler, Thomas M" w:date="2026-01-22T15:33:00Z" w16du:dateUtc="2026-01-22T20:33:00Z">
        <w:r w:rsidR="00A52BA9">
          <w:rPr>
            <w:rFonts w:ascii="Times New Roman" w:hAnsi="Times New Roman" w:cs="Times New Roman"/>
            <w:i/>
            <w:iCs/>
            <w:sz w:val="24"/>
            <w:szCs w:val="24"/>
          </w:rPr>
          <w:t>volume number)</w:t>
        </w:r>
      </w:ins>
      <w:r w:rsidRPr="0000585A">
        <w:rPr>
          <w:rFonts w:ascii="Times New Roman" w:hAnsi="Times New Roman" w:cs="Times New Roman"/>
          <w:sz w:val="24"/>
          <w:szCs w:val="24"/>
        </w:rPr>
        <w:t xml:space="preserve"> (8), 1–17.</w:t>
      </w:r>
      <w:del w:id="158" w:author="Bixler, Thomas M" w:date="2026-01-22T15:37:00Z" w16du:dateUtc="2026-01-22T20:37:00Z">
        <w:r w:rsidRPr="0000585A" w:rsidDel="00A52BA9">
          <w:rPr>
            <w:rFonts w:ascii="Times New Roman" w:hAnsi="Times New Roman" w:cs="Times New Roman"/>
            <w:sz w:val="24"/>
            <w:szCs w:val="24"/>
          </w:rPr>
          <w:delText xml:space="preserve"> </w:delText>
        </w:r>
      </w:del>
      <w:r w:rsidRPr="0000585A">
        <w:rPr>
          <w:rFonts w:ascii="Times New Roman" w:hAnsi="Times New Roman" w:cs="Times New Roman"/>
          <w:i/>
          <w:iCs/>
          <w:sz w:val="24"/>
          <w:szCs w:val="24"/>
        </w:rPr>
        <w:t xml:space="preserve"> </w:t>
      </w:r>
      <w:del w:id="159" w:author="Bixler, Thomas M" w:date="2026-01-22T15:33:00Z" w16du:dateUtc="2026-01-22T20:33:00Z">
        <w:r w:rsidRPr="0000585A" w:rsidDel="00A52BA9">
          <w:rPr>
            <w:rFonts w:ascii="Times New Roman" w:hAnsi="Times New Roman" w:cs="Times New Roman"/>
            <w:i/>
            <w:iCs/>
            <w:sz w:val="24"/>
            <w:szCs w:val="24"/>
          </w:rPr>
          <w:delText xml:space="preserve">Frontiers in Systems Neuroscience, </w:delText>
        </w:r>
      </w:del>
      <w:r w:rsidRPr="0000585A">
        <w:rPr>
          <w:rFonts w:ascii="Times New Roman" w:hAnsi="Times New Roman" w:cs="Times New Roman"/>
          <w:sz w:val="24"/>
          <w:szCs w:val="24"/>
        </w:rPr>
        <w:t>https://doi.org/10.3389/fnsys.2014.00092</w:t>
      </w:r>
    </w:p>
    <w:p w14:paraId="4ACFFD86" w14:textId="69771894" w:rsidR="000D5031" w:rsidRPr="0000585A" w:rsidDel="00A52BA9" w:rsidRDefault="000D5031" w:rsidP="007C6ADE">
      <w:pPr>
        <w:widowControl w:val="0"/>
        <w:autoSpaceDE w:val="0"/>
        <w:autoSpaceDN w:val="0"/>
        <w:adjustRightInd w:val="0"/>
        <w:spacing w:after="0" w:line="480" w:lineRule="auto"/>
        <w:ind w:left="480" w:hanging="480"/>
        <w:rPr>
          <w:del w:id="160" w:author="Bixler, Thomas M" w:date="2026-01-22T15:38:00Z" w16du:dateUtc="2026-01-22T20:38:00Z"/>
          <w:rFonts w:ascii="Times New Roman" w:hAnsi="Times New Roman" w:cs="Times New Roman"/>
          <w:sz w:val="24"/>
          <w:szCs w:val="24"/>
        </w:rPr>
      </w:pPr>
      <w:del w:id="161" w:author="Bixler, Thomas M" w:date="2026-01-22T15:38:00Z" w16du:dateUtc="2026-01-22T20:38:00Z">
        <w:r w:rsidRPr="0000585A" w:rsidDel="00A52BA9">
          <w:rPr>
            <w:rFonts w:ascii="Times New Roman" w:hAnsi="Times New Roman" w:cs="Times New Roman"/>
            <w:sz w:val="24"/>
            <w:szCs w:val="24"/>
          </w:rPr>
          <w:delText xml:space="preserve">Nicolson, R. I., Fawcett, A. J., Berry, E. L., Jenkins, I. H., Dean, P., &amp; Brooks, D. J. (1999). Association of abnormal cerebellar activation with motor learning difficulties in dyslexic adults. </w:delText>
        </w:r>
        <w:r w:rsidRPr="0000585A" w:rsidDel="00A52BA9">
          <w:rPr>
            <w:rFonts w:ascii="Times New Roman" w:hAnsi="Times New Roman" w:cs="Times New Roman"/>
            <w:i/>
            <w:iCs/>
            <w:sz w:val="24"/>
            <w:szCs w:val="24"/>
          </w:rPr>
          <w:delText>Lancet, 353</w:delText>
        </w:r>
        <w:r w:rsidRPr="0000585A" w:rsidDel="00A52BA9">
          <w:rPr>
            <w:rFonts w:ascii="Times New Roman" w:hAnsi="Times New Roman" w:cs="Times New Roman"/>
            <w:sz w:val="24"/>
            <w:szCs w:val="24"/>
          </w:rPr>
          <w:delText>(9165), 1662–1667. https://doi.org/10.1016/S0140-6736(98)09165-X</w:delText>
        </w:r>
      </w:del>
    </w:p>
    <w:p w14:paraId="283DDC2B" w14:textId="77777777" w:rsidR="000D5031" w:rsidRPr="0000585A" w:rsidRDefault="000D5031" w:rsidP="007C6ADE">
      <w:pPr>
        <w:widowControl w:val="0"/>
        <w:autoSpaceDE w:val="0"/>
        <w:autoSpaceDN w:val="0"/>
        <w:adjustRightInd w:val="0"/>
        <w:spacing w:after="0" w:line="480" w:lineRule="auto"/>
        <w:ind w:left="480" w:hanging="480"/>
        <w:rPr>
          <w:rFonts w:ascii="Times New Roman" w:hAnsi="Times New Roman" w:cs="Times New Roman"/>
          <w:sz w:val="24"/>
          <w:szCs w:val="24"/>
        </w:rPr>
      </w:pPr>
    </w:p>
    <w:p w14:paraId="10978A25" w14:textId="77777777" w:rsidR="000D5031" w:rsidRPr="0000585A" w:rsidRDefault="000D5031" w:rsidP="007C6ADE">
      <w:pPr>
        <w:spacing w:after="0"/>
        <w:rPr>
          <w:rFonts w:ascii="Times New Roman" w:hAnsi="Times New Roman" w:cs="Times New Roman"/>
          <w:sz w:val="24"/>
          <w:szCs w:val="24"/>
        </w:rPr>
      </w:pPr>
    </w:p>
    <w:sectPr w:rsidR="000D5031" w:rsidRPr="0000585A">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8F59F" w14:textId="77777777" w:rsidR="008443C4" w:rsidRDefault="008443C4" w:rsidP="001A646D">
      <w:pPr>
        <w:spacing w:after="0" w:line="240" w:lineRule="auto"/>
      </w:pPr>
      <w:r>
        <w:separator/>
      </w:r>
    </w:p>
  </w:endnote>
  <w:endnote w:type="continuationSeparator" w:id="0">
    <w:p w14:paraId="58F21387" w14:textId="77777777" w:rsidR="008443C4" w:rsidRDefault="008443C4" w:rsidP="001A6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A1376" w14:textId="77777777" w:rsidR="00680D67" w:rsidRDefault="00680D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45620" w14:textId="77777777" w:rsidR="00680D67" w:rsidRDefault="00680D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8FACE" w14:textId="77777777" w:rsidR="00680D67" w:rsidRDefault="00680D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0EF7E" w14:textId="77777777" w:rsidR="008443C4" w:rsidRDefault="008443C4" w:rsidP="001A646D">
      <w:pPr>
        <w:spacing w:after="0" w:line="240" w:lineRule="auto"/>
      </w:pPr>
      <w:r>
        <w:separator/>
      </w:r>
    </w:p>
  </w:footnote>
  <w:footnote w:type="continuationSeparator" w:id="0">
    <w:p w14:paraId="65A09495" w14:textId="77777777" w:rsidR="008443C4" w:rsidRDefault="008443C4" w:rsidP="001A6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F4B05" w14:textId="77777777" w:rsidR="001A646D" w:rsidRDefault="001A64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23DAF" w14:textId="5507501B" w:rsidR="001A646D" w:rsidRPr="003D57F0" w:rsidRDefault="00EF6048">
    <w:pPr>
      <w:pStyle w:val="Header"/>
      <w:rPr>
        <w:rFonts w:ascii="Times New Roman" w:hAnsi="Times New Roman" w:cs="Times New Roman"/>
        <w:sz w:val="20"/>
      </w:rPr>
    </w:pPr>
    <w:r w:rsidRPr="003D57F0">
      <w:rPr>
        <w:rFonts w:ascii="Times New Roman" w:hAnsi="Times New Roman" w:cs="Times New Roman"/>
        <w:sz w:val="20"/>
      </w:rPr>
      <w:t>PSY 0037: Research Methods Lab</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128B5" w14:textId="77777777" w:rsidR="001A646D" w:rsidRDefault="001A64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64A8D"/>
    <w:multiLevelType w:val="hybridMultilevel"/>
    <w:tmpl w:val="7C320F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75969B4"/>
    <w:multiLevelType w:val="hybridMultilevel"/>
    <w:tmpl w:val="DCB83DF8"/>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 w15:restartNumberingAfterBreak="0">
    <w:nsid w:val="17833A05"/>
    <w:multiLevelType w:val="hybridMultilevel"/>
    <w:tmpl w:val="F39E8736"/>
    <w:lvl w:ilvl="0" w:tplc="921260D8">
      <w:start w:val="1"/>
      <w:numFmt w:val="decimal"/>
      <w:lvlText w:val="%1."/>
      <w:lvlJc w:val="left"/>
      <w:pPr>
        <w:ind w:left="4320" w:hanging="360"/>
      </w:pPr>
      <w:rPr>
        <w:rFonts w:hint="default"/>
        <w:color w:val="auto"/>
      </w:rPr>
    </w:lvl>
    <w:lvl w:ilvl="1" w:tplc="04090003">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3" w15:restartNumberingAfterBreak="0">
    <w:nsid w:val="1B3B4A2C"/>
    <w:multiLevelType w:val="hybridMultilevel"/>
    <w:tmpl w:val="5E2673C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D6846F3"/>
    <w:multiLevelType w:val="hybridMultilevel"/>
    <w:tmpl w:val="36B400E2"/>
    <w:lvl w:ilvl="0" w:tplc="04090001">
      <w:start w:val="1"/>
      <w:numFmt w:val="bullet"/>
      <w:lvlText w:val=""/>
      <w:lvlJc w:val="left"/>
      <w:pPr>
        <w:ind w:left="720" w:hanging="360"/>
      </w:pPr>
      <w:rPr>
        <w:rFonts w:ascii="Symbol" w:hAnsi="Symbol" w:hint="default"/>
      </w:rPr>
    </w:lvl>
    <w:lvl w:ilvl="1" w:tplc="514C5D88">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6E50AC"/>
    <w:multiLevelType w:val="hybridMultilevel"/>
    <w:tmpl w:val="45A059B2"/>
    <w:lvl w:ilvl="0" w:tplc="0409000F">
      <w:start w:val="1"/>
      <w:numFmt w:val="decimal"/>
      <w:lvlText w:val="%1."/>
      <w:lvlJc w:val="left"/>
      <w:pPr>
        <w:ind w:left="2520" w:hanging="360"/>
      </w:pPr>
    </w:lvl>
    <w:lvl w:ilvl="1" w:tplc="04090003">
      <w:start w:val="1"/>
      <w:numFmt w:val="bullet"/>
      <w:lvlText w:val="o"/>
      <w:lvlJc w:val="left"/>
      <w:pPr>
        <w:ind w:left="3240" w:hanging="360"/>
      </w:pPr>
      <w:rPr>
        <w:rFonts w:ascii="Courier New" w:hAnsi="Courier New" w:cs="Courier New" w:hint="default"/>
      </w:r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54341372"/>
    <w:multiLevelType w:val="hybridMultilevel"/>
    <w:tmpl w:val="C944D6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6B1AC1"/>
    <w:multiLevelType w:val="hybridMultilevel"/>
    <w:tmpl w:val="1974CC7E"/>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hint="default"/>
      </w:rPr>
    </w:lvl>
    <w:lvl w:ilvl="2" w:tplc="04090005">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6DEA6757"/>
    <w:multiLevelType w:val="hybridMultilevel"/>
    <w:tmpl w:val="6024B0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EE700C"/>
    <w:multiLevelType w:val="hybridMultilevel"/>
    <w:tmpl w:val="623AB382"/>
    <w:lvl w:ilvl="0" w:tplc="0409000F">
      <w:start w:val="1"/>
      <w:numFmt w:val="decimal"/>
      <w:lvlText w:val="%1."/>
      <w:lvlJc w:val="left"/>
      <w:pPr>
        <w:ind w:left="2520" w:hanging="360"/>
      </w:pPr>
    </w:lvl>
    <w:lvl w:ilvl="1" w:tplc="04090003">
      <w:start w:val="1"/>
      <w:numFmt w:val="bullet"/>
      <w:lvlText w:val="o"/>
      <w:lvlJc w:val="left"/>
      <w:pPr>
        <w:ind w:left="3240" w:hanging="360"/>
      </w:pPr>
      <w:rPr>
        <w:rFonts w:ascii="Courier New" w:hAnsi="Courier New" w:cs="Courier New" w:hint="default"/>
      </w:r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1770854029">
    <w:abstractNumId w:val="0"/>
  </w:num>
  <w:num w:numId="2" w16cid:durableId="1317565523">
    <w:abstractNumId w:val="8"/>
  </w:num>
  <w:num w:numId="3" w16cid:durableId="1526362006">
    <w:abstractNumId w:val="4"/>
  </w:num>
  <w:num w:numId="4" w16cid:durableId="1041630610">
    <w:abstractNumId w:val="2"/>
  </w:num>
  <w:num w:numId="5" w16cid:durableId="1628126094">
    <w:abstractNumId w:val="9"/>
  </w:num>
  <w:num w:numId="6" w16cid:durableId="86579675">
    <w:abstractNumId w:val="1"/>
  </w:num>
  <w:num w:numId="7" w16cid:durableId="988443202">
    <w:abstractNumId w:val="7"/>
  </w:num>
  <w:num w:numId="8" w16cid:durableId="235479864">
    <w:abstractNumId w:val="5"/>
  </w:num>
  <w:num w:numId="9" w16cid:durableId="1277638898">
    <w:abstractNumId w:val="6"/>
  </w:num>
  <w:num w:numId="10" w16cid:durableId="123851962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ixler, Thomas M">
    <w15:presenceInfo w15:providerId="AD" w15:userId="S::TMB181@pitt.edu::0be7fe11-7194-468c-9944-b6697f6da2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LA0NjSxNAWSpqaGRko6SsGpxcWZ+XkgBUa1AAteEaksAAAA"/>
  </w:docVars>
  <w:rsids>
    <w:rsidRoot w:val="00ED3767"/>
    <w:rsid w:val="0000585A"/>
    <w:rsid w:val="00051B0F"/>
    <w:rsid w:val="000C5E7F"/>
    <w:rsid w:val="000D5031"/>
    <w:rsid w:val="000F2B17"/>
    <w:rsid w:val="000F7A70"/>
    <w:rsid w:val="00180A03"/>
    <w:rsid w:val="001A646D"/>
    <w:rsid w:val="00230A6D"/>
    <w:rsid w:val="00233188"/>
    <w:rsid w:val="00257F39"/>
    <w:rsid w:val="00274E1A"/>
    <w:rsid w:val="00280328"/>
    <w:rsid w:val="002B05CC"/>
    <w:rsid w:val="002C46F1"/>
    <w:rsid w:val="003036DB"/>
    <w:rsid w:val="0030756C"/>
    <w:rsid w:val="003A4AD5"/>
    <w:rsid w:val="003D57F0"/>
    <w:rsid w:val="00430C1A"/>
    <w:rsid w:val="00433AAD"/>
    <w:rsid w:val="004A3939"/>
    <w:rsid w:val="004B490D"/>
    <w:rsid w:val="004E2564"/>
    <w:rsid w:val="00530733"/>
    <w:rsid w:val="00560810"/>
    <w:rsid w:val="00584D9A"/>
    <w:rsid w:val="005F15C9"/>
    <w:rsid w:val="005F2F63"/>
    <w:rsid w:val="00622868"/>
    <w:rsid w:val="00633FA2"/>
    <w:rsid w:val="00662766"/>
    <w:rsid w:val="00680D67"/>
    <w:rsid w:val="00680EBE"/>
    <w:rsid w:val="00694C33"/>
    <w:rsid w:val="006953AE"/>
    <w:rsid w:val="006A585D"/>
    <w:rsid w:val="006E7AB8"/>
    <w:rsid w:val="0072447D"/>
    <w:rsid w:val="00733DF0"/>
    <w:rsid w:val="00747FE3"/>
    <w:rsid w:val="00777E92"/>
    <w:rsid w:val="007C6ADE"/>
    <w:rsid w:val="007E46B9"/>
    <w:rsid w:val="00801B71"/>
    <w:rsid w:val="008161A6"/>
    <w:rsid w:val="0081627D"/>
    <w:rsid w:val="00827F85"/>
    <w:rsid w:val="008443C4"/>
    <w:rsid w:val="00851367"/>
    <w:rsid w:val="00857B1F"/>
    <w:rsid w:val="008B3D3A"/>
    <w:rsid w:val="00925F3C"/>
    <w:rsid w:val="009442AF"/>
    <w:rsid w:val="009726B7"/>
    <w:rsid w:val="0098002C"/>
    <w:rsid w:val="009870F6"/>
    <w:rsid w:val="009E0CC0"/>
    <w:rsid w:val="00A037F6"/>
    <w:rsid w:val="00A52BA9"/>
    <w:rsid w:val="00AB1C46"/>
    <w:rsid w:val="00AF0DD4"/>
    <w:rsid w:val="00BA6A94"/>
    <w:rsid w:val="00BE1E45"/>
    <w:rsid w:val="00C10DD2"/>
    <w:rsid w:val="00C46D73"/>
    <w:rsid w:val="00C52138"/>
    <w:rsid w:val="00C63EA5"/>
    <w:rsid w:val="00C85D3B"/>
    <w:rsid w:val="00CF5B93"/>
    <w:rsid w:val="00D62BB7"/>
    <w:rsid w:val="00D75B25"/>
    <w:rsid w:val="00D766AE"/>
    <w:rsid w:val="00DA028F"/>
    <w:rsid w:val="00DC247C"/>
    <w:rsid w:val="00DD345C"/>
    <w:rsid w:val="00E17354"/>
    <w:rsid w:val="00E558F4"/>
    <w:rsid w:val="00E83A15"/>
    <w:rsid w:val="00EC10BE"/>
    <w:rsid w:val="00ED3767"/>
    <w:rsid w:val="00EF6048"/>
    <w:rsid w:val="00F34BF4"/>
    <w:rsid w:val="00F517F2"/>
    <w:rsid w:val="00F6664E"/>
    <w:rsid w:val="00F83592"/>
    <w:rsid w:val="00F91A46"/>
    <w:rsid w:val="00FC4132"/>
    <w:rsid w:val="00FF4DE4"/>
    <w:rsid w:val="00FF5CB3"/>
    <w:rsid w:val="01D5D72D"/>
    <w:rsid w:val="0359E9D5"/>
    <w:rsid w:val="0CF9D2C6"/>
    <w:rsid w:val="0F193AEC"/>
    <w:rsid w:val="0F2F9810"/>
    <w:rsid w:val="0FF70314"/>
    <w:rsid w:val="10888833"/>
    <w:rsid w:val="10DED574"/>
    <w:rsid w:val="1380B1F9"/>
    <w:rsid w:val="1734EE9B"/>
    <w:rsid w:val="1A3B108F"/>
    <w:rsid w:val="1C0E1B18"/>
    <w:rsid w:val="1C63EE59"/>
    <w:rsid w:val="1ED74B47"/>
    <w:rsid w:val="1FC7641D"/>
    <w:rsid w:val="20397ECD"/>
    <w:rsid w:val="20731BA8"/>
    <w:rsid w:val="220EEC09"/>
    <w:rsid w:val="23711F8F"/>
    <w:rsid w:val="24527D15"/>
    <w:rsid w:val="25468CCB"/>
    <w:rsid w:val="25A82B70"/>
    <w:rsid w:val="2A30B6E9"/>
    <w:rsid w:val="2B7C3174"/>
    <w:rsid w:val="2BCC874A"/>
    <w:rsid w:val="2E086AC9"/>
    <w:rsid w:val="31CC8F41"/>
    <w:rsid w:val="3F26BEFA"/>
    <w:rsid w:val="3FA49096"/>
    <w:rsid w:val="4133F244"/>
    <w:rsid w:val="41E49D30"/>
    <w:rsid w:val="41F432EE"/>
    <w:rsid w:val="43A6EB03"/>
    <w:rsid w:val="4680502A"/>
    <w:rsid w:val="4859E215"/>
    <w:rsid w:val="4A78D2AA"/>
    <w:rsid w:val="4B901AF4"/>
    <w:rsid w:val="4B91B97F"/>
    <w:rsid w:val="4C013EBF"/>
    <w:rsid w:val="4C8B0124"/>
    <w:rsid w:val="4C8B9EBE"/>
    <w:rsid w:val="4D02F1BF"/>
    <w:rsid w:val="4D836468"/>
    <w:rsid w:val="4D8DC297"/>
    <w:rsid w:val="5045C83C"/>
    <w:rsid w:val="51E1989D"/>
    <w:rsid w:val="52DF4154"/>
    <w:rsid w:val="559403C8"/>
    <w:rsid w:val="5AEC2C30"/>
    <w:rsid w:val="5E23CCF2"/>
    <w:rsid w:val="6063D98C"/>
    <w:rsid w:val="612849C5"/>
    <w:rsid w:val="61DDA0DD"/>
    <w:rsid w:val="61F25558"/>
    <w:rsid w:val="62C7D024"/>
    <w:rsid w:val="681B050E"/>
    <w:rsid w:val="6B11CD9E"/>
    <w:rsid w:val="6C793943"/>
    <w:rsid w:val="6D24C52E"/>
    <w:rsid w:val="6DCB8029"/>
    <w:rsid w:val="6F0AEB63"/>
    <w:rsid w:val="7097A836"/>
    <w:rsid w:val="711BDA58"/>
    <w:rsid w:val="7501759C"/>
    <w:rsid w:val="7656E819"/>
    <w:rsid w:val="769D45FD"/>
    <w:rsid w:val="79CC2FEB"/>
    <w:rsid w:val="7A573DF9"/>
    <w:rsid w:val="7C90C3AC"/>
    <w:rsid w:val="7C974A93"/>
    <w:rsid w:val="7C9D4D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C6E885"/>
  <w15:docId w15:val="{EA1DDA34-7195-442E-89C9-185CA2B29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pPr>
      <w:keepNext/>
      <w:keepLines/>
      <w:spacing w:before="480" w:after="120"/>
      <w:contextualSpacing/>
      <w:outlineLvl w:val="0"/>
    </w:pPr>
    <w:rPr>
      <w:b/>
      <w:sz w:val="48"/>
    </w:rPr>
  </w:style>
  <w:style w:type="paragraph" w:styleId="Heading2">
    <w:name w:val="heading 2"/>
    <w:basedOn w:val="Normal1"/>
    <w:next w:val="Normal1"/>
    <w:pPr>
      <w:keepNext/>
      <w:keepLines/>
      <w:spacing w:before="360" w:after="80"/>
      <w:contextualSpacing/>
      <w:outlineLvl w:val="1"/>
    </w:pPr>
    <w:rPr>
      <w:b/>
      <w:sz w:val="36"/>
    </w:rPr>
  </w:style>
  <w:style w:type="paragraph" w:styleId="Heading3">
    <w:name w:val="heading 3"/>
    <w:basedOn w:val="Normal1"/>
    <w:next w:val="Normal1"/>
    <w:pPr>
      <w:keepNext/>
      <w:keepLines/>
      <w:spacing w:before="280" w:after="80"/>
      <w:contextualSpacing/>
      <w:outlineLvl w:val="2"/>
    </w:pPr>
    <w:rPr>
      <w:b/>
      <w:sz w:val="28"/>
    </w:rPr>
  </w:style>
  <w:style w:type="paragraph" w:styleId="Heading4">
    <w:name w:val="heading 4"/>
    <w:basedOn w:val="Normal1"/>
    <w:next w:val="Normal1"/>
    <w:pPr>
      <w:keepNext/>
      <w:keepLines/>
      <w:spacing w:before="240" w:after="40"/>
      <w:contextualSpacing/>
      <w:outlineLvl w:val="3"/>
    </w:pPr>
    <w:rPr>
      <w:b/>
      <w:sz w:val="24"/>
    </w:rPr>
  </w:style>
  <w:style w:type="paragraph" w:styleId="Heading5">
    <w:name w:val="heading 5"/>
    <w:basedOn w:val="Normal1"/>
    <w:next w:val="Normal1"/>
    <w:pPr>
      <w:keepNext/>
      <w:keepLines/>
      <w:spacing w:before="220" w:after="40"/>
      <w:contextualSpacing/>
      <w:outlineLvl w:val="4"/>
    </w:pPr>
    <w:rPr>
      <w:b/>
    </w:rPr>
  </w:style>
  <w:style w:type="paragraph" w:styleId="Heading6">
    <w:name w:val="heading 6"/>
    <w:basedOn w:val="Normal1"/>
    <w:next w:val="Normal1"/>
    <w:pPr>
      <w:keepNext/>
      <w:keepLines/>
      <w:spacing w:before="200" w:after="40"/>
      <w:contextualSpacing/>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pPr>
      <w:keepNext/>
      <w:keepLines/>
      <w:spacing w:before="480" w:after="120"/>
      <w:contextualSpacing/>
    </w:pPr>
    <w:rPr>
      <w:b/>
      <w:sz w:val="72"/>
    </w:rPr>
  </w:style>
  <w:style w:type="paragraph" w:styleId="Subtitle">
    <w:name w:val="Subtitle"/>
    <w:basedOn w:val="Normal1"/>
    <w:next w:val="Normal1"/>
    <w:pPr>
      <w:keepNext/>
      <w:keepLines/>
      <w:spacing w:before="360" w:after="80"/>
      <w:contextualSpacing/>
    </w:pPr>
    <w:rPr>
      <w:rFonts w:ascii="Georgia" w:eastAsia="Georgia" w:hAnsi="Georgia" w:cs="Georgia"/>
      <w:i/>
      <w:color w:val="666666"/>
      <w:sz w:val="48"/>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paragraph" w:styleId="BodyTextIndent">
    <w:name w:val="Body Text Indent"/>
    <w:basedOn w:val="Normal"/>
    <w:link w:val="BodyTextIndentChar"/>
    <w:rsid w:val="00C63EA5"/>
    <w:pPr>
      <w:spacing w:after="0" w:line="240" w:lineRule="auto"/>
      <w:jc w:val="center"/>
    </w:pPr>
    <w:rPr>
      <w:rFonts w:ascii="Helvetica" w:eastAsia="Times New Roman" w:hAnsi="Helvetica" w:cs="Times New Roman"/>
      <w:b/>
      <w:color w:val="auto"/>
      <w:sz w:val="28"/>
      <w:szCs w:val="24"/>
    </w:rPr>
  </w:style>
  <w:style w:type="character" w:customStyle="1" w:styleId="BodyTextIndentChar">
    <w:name w:val="Body Text Indent Char"/>
    <w:basedOn w:val="DefaultParagraphFont"/>
    <w:link w:val="BodyTextIndent"/>
    <w:rsid w:val="00C63EA5"/>
    <w:rPr>
      <w:rFonts w:ascii="Helvetica" w:eastAsia="Times New Roman" w:hAnsi="Helvetica" w:cs="Times New Roman"/>
      <w:b/>
      <w:color w:val="auto"/>
      <w:sz w:val="28"/>
      <w:szCs w:val="24"/>
    </w:rPr>
  </w:style>
  <w:style w:type="character" w:styleId="Hyperlink">
    <w:name w:val="Hyperlink"/>
    <w:rsid w:val="00C63EA5"/>
    <w:rPr>
      <w:color w:val="0000FF"/>
      <w:u w:val="single"/>
    </w:rPr>
  </w:style>
  <w:style w:type="paragraph" w:styleId="ListParagraph">
    <w:name w:val="List Paragraph"/>
    <w:basedOn w:val="Normal"/>
    <w:uiPriority w:val="34"/>
    <w:qFormat/>
    <w:rsid w:val="00C63EA5"/>
    <w:pPr>
      <w:spacing w:after="0" w:line="240" w:lineRule="auto"/>
      <w:ind w:left="720"/>
      <w:contextualSpacing/>
    </w:pPr>
    <w:rPr>
      <w:rFonts w:ascii="Helvetica" w:eastAsia="Times New Roman" w:hAnsi="Helvetica" w:cs="Times New Roman"/>
      <w:color w:val="auto"/>
      <w:sz w:val="24"/>
      <w:szCs w:val="24"/>
    </w:rPr>
  </w:style>
  <w:style w:type="paragraph" w:styleId="Header">
    <w:name w:val="header"/>
    <w:basedOn w:val="Normal"/>
    <w:link w:val="HeaderChar"/>
    <w:uiPriority w:val="99"/>
    <w:unhideWhenUsed/>
    <w:rsid w:val="001A64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646D"/>
  </w:style>
  <w:style w:type="paragraph" w:styleId="Footer">
    <w:name w:val="footer"/>
    <w:basedOn w:val="Normal"/>
    <w:link w:val="FooterChar"/>
    <w:uiPriority w:val="99"/>
    <w:unhideWhenUsed/>
    <w:rsid w:val="001A64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646D"/>
  </w:style>
  <w:style w:type="paragraph" w:customStyle="1" w:styleId="ClassExerciseTitle">
    <w:name w:val="Class Exercise Title"/>
    <w:basedOn w:val="Heading1"/>
    <w:qFormat/>
    <w:rsid w:val="009442AF"/>
    <w:rPr>
      <w:rFonts w:ascii="Times New Roman" w:hAnsi="Times New Roman"/>
      <w:sz w:val="24"/>
    </w:rPr>
  </w:style>
  <w:style w:type="character" w:styleId="CommentReference">
    <w:name w:val="annotation reference"/>
    <w:basedOn w:val="DefaultParagraphFont"/>
    <w:uiPriority w:val="99"/>
    <w:semiHidden/>
    <w:unhideWhenUsed/>
    <w:rsid w:val="00DD345C"/>
    <w:rPr>
      <w:sz w:val="16"/>
      <w:szCs w:val="16"/>
    </w:rPr>
  </w:style>
  <w:style w:type="paragraph" w:styleId="Revision">
    <w:name w:val="Revision"/>
    <w:hidden/>
    <w:uiPriority w:val="99"/>
    <w:semiHidden/>
    <w:rsid w:val="003036DB"/>
    <w:pPr>
      <w:spacing w:after="0" w:line="240" w:lineRule="auto"/>
    </w:pPr>
  </w:style>
  <w:style w:type="character" w:styleId="UnresolvedMention">
    <w:name w:val="Unresolved Mention"/>
    <w:basedOn w:val="DefaultParagraphFont"/>
    <w:uiPriority w:val="99"/>
    <w:semiHidden/>
    <w:unhideWhenUsed/>
    <w:rsid w:val="006627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9C7AB7-5330-5B4E-9BE0-FD6BB50BD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1281</Words>
  <Characters>7789</Characters>
  <Application>Microsoft Office Word</Application>
  <DocSecurity>0</DocSecurity>
  <Lines>158</Lines>
  <Paragraphs>53</Paragraphs>
  <ScaleCrop>false</ScaleCrop>
  <HeadingPairs>
    <vt:vector size="2" baseType="variant">
      <vt:variant>
        <vt:lpstr>Title</vt:lpstr>
      </vt:variant>
      <vt:variant>
        <vt:i4>1</vt:i4>
      </vt:variant>
    </vt:vector>
  </HeadingPairs>
  <TitlesOfParts>
    <vt:vector size="1" baseType="lpstr">
      <vt:lpstr>ICE 1_Hypotheses, IV/DV, Operational Defs Key.docx</vt:lpstr>
    </vt:vector>
  </TitlesOfParts>
  <Company/>
  <LinksUpToDate>false</LinksUpToDate>
  <CharactersWithSpaces>9017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ICE 1_Hypotheses, IV/DV, Operational Defs Key.docx</dc:title>
  <dc:creator>Justin Ludwig</dc:creator>
  <cp:lastModifiedBy>Bixler, Thomas M</cp:lastModifiedBy>
  <cp:revision>9</cp:revision>
  <dcterms:created xsi:type="dcterms:W3CDTF">2026-01-22T20:40:00Z</dcterms:created>
  <dcterms:modified xsi:type="dcterms:W3CDTF">2026-02-03T19:42:00Z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9d1b8546bb00b49cb4b7325d6b76cdd167c3e05f3e596dab343341a10abae0ec</vt:lpwstr>
  </property>
</Properties>
</file>